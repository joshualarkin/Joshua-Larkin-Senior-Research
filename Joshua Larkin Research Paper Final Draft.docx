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9DAE6" w14:textId="22516B00" w:rsidR="002E033E" w:rsidRDefault="7CD760FC" w:rsidP="4309D1E0">
      <w:pPr>
        <w:spacing w:line="480" w:lineRule="auto"/>
        <w:rPr>
          <w:rFonts w:ascii="Aptos" w:eastAsia="Aptos" w:hAnsi="Aptos" w:cs="Aptos"/>
        </w:rPr>
      </w:pPr>
      <w:commentRangeStart w:id="0"/>
      <w:r w:rsidRPr="4309D1E0">
        <w:rPr>
          <w:rFonts w:ascii="Times New Roman" w:eastAsia="Times New Roman" w:hAnsi="Times New Roman" w:cs="Times New Roman"/>
          <w:b/>
          <w:bCs/>
          <w:color w:val="000000" w:themeColor="text1"/>
          <w:sz w:val="28"/>
          <w:szCs w:val="28"/>
        </w:rPr>
        <w:t>Free Open-Source Network Monitoring Tool Performance Comparison Analysis</w:t>
      </w:r>
      <w:commentRangeEnd w:id="0"/>
      <w:r w:rsidR="00D76467">
        <w:rPr>
          <w:rStyle w:val="CommentReference"/>
        </w:rPr>
        <w:commentReference w:id="0"/>
      </w:r>
    </w:p>
    <w:p w14:paraId="2C078E63" w14:textId="3F702B16" w:rsidR="002E033E" w:rsidRDefault="77D21203" w:rsidP="4309D1E0">
      <w:pPr>
        <w:spacing w:line="480" w:lineRule="auto"/>
      </w:pPr>
      <w:r>
        <w:t xml:space="preserve">By </w:t>
      </w:r>
      <w:r w:rsidR="7CD760FC">
        <w:t>Joshua Larkin</w:t>
      </w:r>
    </w:p>
    <w:p w14:paraId="713CE5AA" w14:textId="7FE811C6" w:rsidR="4309D1E0" w:rsidRDefault="4309D1E0" w:rsidP="4309D1E0">
      <w:pPr>
        <w:spacing w:line="480" w:lineRule="auto"/>
      </w:pPr>
    </w:p>
    <w:p w14:paraId="06265457" w14:textId="1B5BCEB5" w:rsidR="7CD760FC" w:rsidRDefault="7CD760FC" w:rsidP="4309D1E0">
      <w:pPr>
        <w:spacing w:line="480" w:lineRule="auto"/>
        <w:rPr>
          <w:rFonts w:ascii="Times New Roman" w:eastAsia="Times New Roman" w:hAnsi="Times New Roman" w:cs="Times New Roman"/>
          <w:b/>
          <w:bCs/>
          <w:sz w:val="28"/>
          <w:szCs w:val="28"/>
        </w:rPr>
      </w:pPr>
      <w:r w:rsidRPr="4309D1E0">
        <w:rPr>
          <w:rFonts w:ascii="Times New Roman" w:eastAsia="Times New Roman" w:hAnsi="Times New Roman" w:cs="Times New Roman"/>
          <w:b/>
          <w:bCs/>
          <w:sz w:val="28"/>
          <w:szCs w:val="28"/>
        </w:rPr>
        <w:t>Abstract</w:t>
      </w:r>
    </w:p>
    <w:p w14:paraId="6D8E4D21" w14:textId="53CF22EE" w:rsidR="49426F24" w:rsidRPr="00A577DC" w:rsidRDefault="49426F24" w:rsidP="4309D1E0">
      <w:pPr>
        <w:spacing w:line="480" w:lineRule="auto"/>
        <w:rPr>
          <w:rFonts w:ascii="Times New Roman" w:eastAsia="Times New Roman" w:hAnsi="Times New Roman" w:cs="Times New Roman"/>
          <w:rPrChange w:id="1" w:author="Larkin,Joshua P.(Student)" w:date="2025-05-15T00:21:00Z" w16du:dateUtc="2025-05-15T04:21:00Z">
            <w:rPr>
              <w:rFonts w:ascii="Times New Roman" w:eastAsia="Times New Roman" w:hAnsi="Times New Roman" w:cs="Times New Roman"/>
              <w:highlight w:val="yellow"/>
            </w:rPr>
          </w:rPrChange>
        </w:rPr>
      </w:pPr>
      <w:del w:id="2" w:author="Larkin,Joshua P.(Student)" w:date="2025-05-15T00:17:00Z" w16du:dateUtc="2025-05-15T04:17:00Z">
        <w:r w:rsidRPr="00A577DC" w:rsidDel="008E566C">
          <w:rPr>
            <w:rFonts w:ascii="Times New Roman" w:eastAsia="Times New Roman" w:hAnsi="Times New Roman" w:cs="Times New Roman"/>
            <w:rPrChange w:id="3" w:author="Larkin,Joshua P.(Student)" w:date="2025-05-15T00:21:00Z" w16du:dateUtc="2025-05-15T04:21:00Z">
              <w:rPr>
                <w:rFonts w:ascii="Times New Roman" w:eastAsia="Times New Roman" w:hAnsi="Times New Roman" w:cs="Times New Roman"/>
                <w:highlight w:val="yellow"/>
              </w:rPr>
            </w:rPrChange>
          </w:rPr>
          <w:delText>[to be added]</w:delText>
        </w:r>
      </w:del>
      <w:ins w:id="4" w:author="Larkin,Joshua P.(Student)" w:date="2025-05-15T00:17:00Z" w16du:dateUtc="2025-05-15T04:17:00Z">
        <w:r w:rsidR="008E566C" w:rsidRPr="00A577DC">
          <w:rPr>
            <w:rFonts w:ascii="Times New Roman" w:eastAsia="Times New Roman" w:hAnsi="Times New Roman" w:cs="Times New Roman"/>
            <w:rPrChange w:id="5" w:author="Larkin,Joshua P.(Student)" w:date="2025-05-15T00:21:00Z" w16du:dateUtc="2025-05-15T04:21:00Z">
              <w:rPr>
                <w:rFonts w:ascii="Times New Roman" w:eastAsia="Times New Roman" w:hAnsi="Times New Roman" w:cs="Times New Roman"/>
                <w:highlight w:val="yellow"/>
              </w:rPr>
            </w:rPrChange>
          </w:rPr>
          <w:t xml:space="preserve">Network monitoring </w:t>
        </w:r>
      </w:ins>
      <w:ins w:id="6" w:author="Larkin,Joshua P.(Student)" w:date="2025-05-15T00:18:00Z" w16du:dateUtc="2025-05-15T04:18:00Z">
        <w:r w:rsidR="00601FB5" w:rsidRPr="00A577DC">
          <w:rPr>
            <w:rFonts w:ascii="Times New Roman" w:eastAsia="Times New Roman" w:hAnsi="Times New Roman" w:cs="Times New Roman"/>
            <w:rPrChange w:id="7" w:author="Larkin,Joshua P.(Student)" w:date="2025-05-15T00:21:00Z" w16du:dateUtc="2025-05-15T04:21:00Z">
              <w:rPr>
                <w:rFonts w:ascii="Times New Roman" w:eastAsia="Times New Roman" w:hAnsi="Times New Roman" w:cs="Times New Roman"/>
                <w:highlight w:val="yellow"/>
              </w:rPr>
            </w:rPrChange>
          </w:rPr>
          <w:t>software is a valuable tool for IT professionals to track the health and safety of the networks that they are responsible for.</w:t>
        </w:r>
      </w:ins>
      <w:ins w:id="8" w:author="Larkin,Joshua P.(Student)" w:date="2025-05-15T00:21:00Z" w16du:dateUtc="2025-05-15T04:21:00Z">
        <w:r w:rsidR="00C51523">
          <w:rPr>
            <w:rFonts w:ascii="Times New Roman" w:eastAsia="Times New Roman" w:hAnsi="Times New Roman" w:cs="Times New Roman"/>
          </w:rPr>
          <w:t xml:space="preserve"> Th</w:t>
        </w:r>
      </w:ins>
      <w:ins w:id="9" w:author="Larkin,Joshua P.(Student)" w:date="2025-05-15T00:29:00Z" w16du:dateUtc="2025-05-15T04:29:00Z">
        <w:r w:rsidR="00CA201B">
          <w:rPr>
            <w:rFonts w:ascii="Times New Roman" w:eastAsia="Times New Roman" w:hAnsi="Times New Roman" w:cs="Times New Roman"/>
          </w:rPr>
          <w:t>ey</w:t>
        </w:r>
      </w:ins>
      <w:ins w:id="10" w:author="Larkin,Joshua P.(Student)" w:date="2025-05-15T00:21:00Z" w16du:dateUtc="2025-05-15T04:21:00Z">
        <w:r w:rsidR="00C51523">
          <w:rPr>
            <w:rFonts w:ascii="Times New Roman" w:eastAsia="Times New Roman" w:hAnsi="Times New Roman" w:cs="Times New Roman"/>
          </w:rPr>
          <w:t xml:space="preserve"> do this by sniffing packets from the network. </w:t>
        </w:r>
      </w:ins>
      <w:ins w:id="11" w:author="Larkin,Joshua P.(Student)" w:date="2025-05-15T00:18:00Z" w16du:dateUtc="2025-05-15T04:18:00Z">
        <w:r w:rsidR="00601FB5" w:rsidRPr="00A577DC">
          <w:rPr>
            <w:rFonts w:ascii="Times New Roman" w:eastAsia="Times New Roman" w:hAnsi="Times New Roman" w:cs="Times New Roman"/>
            <w:rPrChange w:id="12" w:author="Larkin,Joshua P.(Student)" w:date="2025-05-15T00:21:00Z" w16du:dateUtc="2025-05-15T04:21:00Z">
              <w:rPr>
                <w:rFonts w:ascii="Times New Roman" w:eastAsia="Times New Roman" w:hAnsi="Times New Roman" w:cs="Times New Roman"/>
                <w:highlight w:val="yellow"/>
              </w:rPr>
            </w:rPrChange>
          </w:rPr>
          <w:t xml:space="preserve">There are many tools for this </w:t>
        </w:r>
        <w:r w:rsidR="00F1733E" w:rsidRPr="00A577DC">
          <w:rPr>
            <w:rFonts w:ascii="Times New Roman" w:eastAsia="Times New Roman" w:hAnsi="Times New Roman" w:cs="Times New Roman"/>
            <w:rPrChange w:id="13" w:author="Larkin,Joshua P.(Student)" w:date="2025-05-15T00:21:00Z" w16du:dateUtc="2025-05-15T04:21:00Z">
              <w:rPr>
                <w:rFonts w:ascii="Times New Roman" w:eastAsia="Times New Roman" w:hAnsi="Times New Roman" w:cs="Times New Roman"/>
                <w:highlight w:val="yellow"/>
              </w:rPr>
            </w:rPrChange>
          </w:rPr>
          <w:t>on the market, some of which are free and open-s</w:t>
        </w:r>
      </w:ins>
      <w:ins w:id="14" w:author="Larkin,Joshua P.(Student)" w:date="2025-05-15T00:19:00Z" w16du:dateUtc="2025-05-15T04:19:00Z">
        <w:r w:rsidR="00F1733E" w:rsidRPr="00A577DC">
          <w:rPr>
            <w:rFonts w:ascii="Times New Roman" w:eastAsia="Times New Roman" w:hAnsi="Times New Roman" w:cs="Times New Roman"/>
            <w:rPrChange w:id="15" w:author="Larkin,Joshua P.(Student)" w:date="2025-05-15T00:21:00Z" w16du:dateUtc="2025-05-15T04:21:00Z">
              <w:rPr>
                <w:rFonts w:ascii="Times New Roman" w:eastAsia="Times New Roman" w:hAnsi="Times New Roman" w:cs="Times New Roman"/>
                <w:highlight w:val="yellow"/>
              </w:rPr>
            </w:rPrChange>
          </w:rPr>
          <w:t xml:space="preserve">ource tools that allow monitoring at </w:t>
        </w:r>
      </w:ins>
      <w:ins w:id="16" w:author="Larkin,Joshua P.(Student)" w:date="2025-05-15T00:29:00Z" w16du:dateUtc="2025-05-15T04:29:00Z">
        <w:r w:rsidR="00843497" w:rsidRPr="00843497">
          <w:rPr>
            <w:rFonts w:ascii="Times New Roman" w:eastAsia="Times New Roman" w:hAnsi="Times New Roman" w:cs="Times New Roman"/>
          </w:rPr>
          <w:t>no</w:t>
        </w:r>
      </w:ins>
      <w:ins w:id="17" w:author="Larkin,Joshua P.(Student)" w:date="2025-05-15T00:19:00Z" w16du:dateUtc="2025-05-15T04:19:00Z">
        <w:r w:rsidR="00F1733E" w:rsidRPr="00A577DC">
          <w:rPr>
            <w:rFonts w:ascii="Times New Roman" w:eastAsia="Times New Roman" w:hAnsi="Times New Roman" w:cs="Times New Roman"/>
            <w:rPrChange w:id="18" w:author="Larkin,Joshua P.(Student)" w:date="2025-05-15T00:21:00Z" w16du:dateUtc="2025-05-15T04:21:00Z">
              <w:rPr>
                <w:rFonts w:ascii="Times New Roman" w:eastAsia="Times New Roman" w:hAnsi="Times New Roman" w:cs="Times New Roman"/>
                <w:highlight w:val="yellow"/>
              </w:rPr>
            </w:rPrChange>
          </w:rPr>
          <w:t xml:space="preserve"> additional cost to</w:t>
        </w:r>
        <w:r w:rsidR="005D13DB" w:rsidRPr="00A577DC">
          <w:rPr>
            <w:rFonts w:ascii="Times New Roman" w:eastAsia="Times New Roman" w:hAnsi="Times New Roman" w:cs="Times New Roman"/>
            <w:rPrChange w:id="19" w:author="Larkin,Joshua P.(Student)" w:date="2025-05-15T00:21:00Z" w16du:dateUtc="2025-05-15T04:21:00Z">
              <w:rPr>
                <w:rFonts w:ascii="Times New Roman" w:eastAsia="Times New Roman" w:hAnsi="Times New Roman" w:cs="Times New Roman"/>
                <w:highlight w:val="yellow"/>
              </w:rPr>
            </w:rPrChange>
          </w:rPr>
          <w:t xml:space="preserve"> IT professionals. This paper seeks to find which of the three tools Wireshark, Suricata, and Snort perform best </w:t>
        </w:r>
      </w:ins>
      <w:ins w:id="20" w:author="Larkin,Joshua P.(Student)" w:date="2025-05-15T00:20:00Z" w16du:dateUtc="2025-05-15T04:20:00Z">
        <w:r w:rsidR="005D13DB" w:rsidRPr="00A577DC">
          <w:rPr>
            <w:rFonts w:ascii="Times New Roman" w:eastAsia="Times New Roman" w:hAnsi="Times New Roman" w:cs="Times New Roman"/>
            <w:rPrChange w:id="21" w:author="Larkin,Joshua P.(Student)" w:date="2025-05-15T00:21:00Z" w16du:dateUtc="2025-05-15T04:21:00Z">
              <w:rPr>
                <w:rFonts w:ascii="Times New Roman" w:eastAsia="Times New Roman" w:hAnsi="Times New Roman" w:cs="Times New Roman"/>
                <w:highlight w:val="yellow"/>
              </w:rPr>
            </w:rPrChange>
          </w:rPr>
          <w:t xml:space="preserve">in the </w:t>
        </w:r>
        <w:r w:rsidR="00E25D0F" w:rsidRPr="00A577DC">
          <w:rPr>
            <w:rFonts w:ascii="Times New Roman" w:eastAsia="Times New Roman" w:hAnsi="Times New Roman" w:cs="Times New Roman"/>
            <w:rPrChange w:id="22" w:author="Larkin,Joshua P.(Student)" w:date="2025-05-15T00:21:00Z" w16du:dateUtc="2025-05-15T04:21:00Z">
              <w:rPr>
                <w:rFonts w:ascii="Times New Roman" w:eastAsia="Times New Roman" w:hAnsi="Times New Roman" w:cs="Times New Roman"/>
                <w:highlight w:val="yellow"/>
              </w:rPr>
            </w:rPrChange>
          </w:rPr>
          <w:t xml:space="preserve">metrics of ease of download, installation difficulty, </w:t>
        </w:r>
        <w:r w:rsidR="00A577DC" w:rsidRPr="00A577DC">
          <w:rPr>
            <w:rFonts w:ascii="Times New Roman" w:eastAsia="Times New Roman" w:hAnsi="Times New Roman" w:cs="Times New Roman"/>
            <w:rPrChange w:id="23" w:author="Larkin,Joshua P.(Student)" w:date="2025-05-15T00:21:00Z" w16du:dateUtc="2025-05-15T04:21:00Z">
              <w:rPr>
                <w:rFonts w:ascii="Times New Roman" w:eastAsia="Times New Roman" w:hAnsi="Times New Roman" w:cs="Times New Roman"/>
                <w:highlight w:val="yellow"/>
              </w:rPr>
            </w:rPrChange>
          </w:rPr>
          <w:t>ease of use, and quality of data from packet sniffin</w:t>
        </w:r>
      </w:ins>
      <w:ins w:id="24" w:author="Larkin,Joshua P.(Student)" w:date="2025-05-15T00:21:00Z" w16du:dateUtc="2025-05-15T04:21:00Z">
        <w:r w:rsidR="00A577DC" w:rsidRPr="00A577DC">
          <w:rPr>
            <w:rFonts w:ascii="Times New Roman" w:eastAsia="Times New Roman" w:hAnsi="Times New Roman" w:cs="Times New Roman"/>
            <w:rPrChange w:id="25" w:author="Larkin,Joshua P.(Student)" w:date="2025-05-15T00:21:00Z" w16du:dateUtc="2025-05-15T04:21:00Z">
              <w:rPr>
                <w:rFonts w:ascii="Times New Roman" w:eastAsia="Times New Roman" w:hAnsi="Times New Roman" w:cs="Times New Roman"/>
                <w:highlight w:val="yellow"/>
              </w:rPr>
            </w:rPrChange>
          </w:rPr>
          <w:t>g.</w:t>
        </w:r>
        <w:r w:rsidR="00C51523">
          <w:rPr>
            <w:rFonts w:ascii="Times New Roman" w:eastAsia="Times New Roman" w:hAnsi="Times New Roman" w:cs="Times New Roman"/>
          </w:rPr>
          <w:t xml:space="preserve"> Of the programs tested for this purpose</w:t>
        </w:r>
        <w:r w:rsidR="00E569F6">
          <w:rPr>
            <w:rFonts w:ascii="Times New Roman" w:eastAsia="Times New Roman" w:hAnsi="Times New Roman" w:cs="Times New Roman"/>
          </w:rPr>
          <w:t>, Wireshark performs</w:t>
        </w:r>
      </w:ins>
      <w:ins w:id="26" w:author="Larkin,Joshua P.(Student)" w:date="2025-05-15T00:22:00Z" w16du:dateUtc="2025-05-15T04:22:00Z">
        <w:r w:rsidR="00E569F6">
          <w:rPr>
            <w:rFonts w:ascii="Times New Roman" w:eastAsia="Times New Roman" w:hAnsi="Times New Roman" w:cs="Times New Roman"/>
          </w:rPr>
          <w:t xml:space="preserve"> incredibly well in all </w:t>
        </w:r>
      </w:ins>
      <w:ins w:id="27" w:author="Larkin,Joshua P.(Student)" w:date="2025-05-15T00:32:00Z" w16du:dateUtc="2025-05-15T04:32:00Z">
        <w:r w:rsidR="00AE5473">
          <w:rPr>
            <w:rFonts w:ascii="Times New Roman" w:eastAsia="Times New Roman" w:hAnsi="Times New Roman" w:cs="Times New Roman"/>
          </w:rPr>
          <w:t>categories,</w:t>
        </w:r>
      </w:ins>
      <w:ins w:id="28" w:author="Larkin,Joshua P.(Student)" w:date="2025-05-15T00:30:00Z" w16du:dateUtc="2025-05-15T04:30:00Z">
        <w:r w:rsidR="00FE2658">
          <w:rPr>
            <w:rFonts w:ascii="Times New Roman" w:eastAsia="Times New Roman" w:hAnsi="Times New Roman" w:cs="Times New Roman"/>
          </w:rPr>
          <w:t xml:space="preserve"> especially </w:t>
        </w:r>
      </w:ins>
      <w:ins w:id="29" w:author="Larkin,Joshua P.(Student)" w:date="2025-05-15T00:33:00Z" w16du:dateUtc="2025-05-15T04:33:00Z">
        <w:r w:rsidR="00672669">
          <w:rPr>
            <w:rFonts w:ascii="Times New Roman" w:eastAsia="Times New Roman" w:hAnsi="Times New Roman" w:cs="Times New Roman"/>
          </w:rPr>
          <w:t>the quality</w:t>
        </w:r>
      </w:ins>
      <w:ins w:id="30" w:author="Larkin,Joshua P.(Student)" w:date="2025-05-15T00:30:00Z" w16du:dateUtc="2025-05-15T04:30:00Z">
        <w:r w:rsidR="00FE2658">
          <w:rPr>
            <w:rFonts w:ascii="Times New Roman" w:eastAsia="Times New Roman" w:hAnsi="Times New Roman" w:cs="Times New Roman"/>
          </w:rPr>
          <w:t xml:space="preserve"> of data from </w:t>
        </w:r>
        <w:r w:rsidR="00744658">
          <w:rPr>
            <w:rFonts w:ascii="Times New Roman" w:eastAsia="Times New Roman" w:hAnsi="Times New Roman" w:cs="Times New Roman"/>
          </w:rPr>
          <w:t>packet sniffing</w:t>
        </w:r>
      </w:ins>
      <w:ins w:id="31" w:author="Larkin,Joshua P.(Student)" w:date="2025-05-15T00:32:00Z" w16du:dateUtc="2025-05-15T04:32:00Z">
        <w:r w:rsidR="00AE5473">
          <w:rPr>
            <w:rFonts w:ascii="Times New Roman" w:eastAsia="Times New Roman" w:hAnsi="Times New Roman" w:cs="Times New Roman"/>
          </w:rPr>
          <w:t>.</w:t>
        </w:r>
      </w:ins>
      <w:ins w:id="32" w:author="Larkin,Joshua P.(Student)" w:date="2025-05-15T00:22:00Z" w16du:dateUtc="2025-05-15T04:22:00Z">
        <w:r w:rsidR="00E569F6">
          <w:rPr>
            <w:rFonts w:ascii="Times New Roman" w:eastAsia="Times New Roman" w:hAnsi="Times New Roman" w:cs="Times New Roman"/>
          </w:rPr>
          <w:t xml:space="preserve"> </w:t>
        </w:r>
      </w:ins>
      <w:ins w:id="33" w:author="Larkin,Joshua P.(Student)" w:date="2025-05-15T00:33:00Z" w16du:dateUtc="2025-05-15T04:33:00Z">
        <w:r w:rsidR="00672669">
          <w:rPr>
            <w:rFonts w:ascii="Times New Roman" w:eastAsia="Times New Roman" w:hAnsi="Times New Roman" w:cs="Times New Roman"/>
          </w:rPr>
          <w:t>Evident w</w:t>
        </w:r>
      </w:ins>
      <w:ins w:id="34" w:author="Larkin,Joshua P.(Student)" w:date="2025-05-15T00:22:00Z" w16du:dateUtc="2025-05-15T04:22:00Z">
        <w:r w:rsidR="00E569F6">
          <w:rPr>
            <w:rFonts w:ascii="Times New Roman" w:eastAsia="Times New Roman" w:hAnsi="Times New Roman" w:cs="Times New Roman"/>
          </w:rPr>
          <w:t xml:space="preserve">hen compared to Suricata and </w:t>
        </w:r>
        <w:proofErr w:type="gramStart"/>
        <w:r w:rsidR="00E569F6">
          <w:rPr>
            <w:rFonts w:ascii="Times New Roman" w:eastAsia="Times New Roman" w:hAnsi="Times New Roman" w:cs="Times New Roman"/>
          </w:rPr>
          <w:t>Snort</w:t>
        </w:r>
        <w:proofErr w:type="gramEnd"/>
        <w:r w:rsidR="00E569F6">
          <w:rPr>
            <w:rFonts w:ascii="Times New Roman" w:eastAsia="Times New Roman" w:hAnsi="Times New Roman" w:cs="Times New Roman"/>
          </w:rPr>
          <w:t xml:space="preserve"> which </w:t>
        </w:r>
        <w:r w:rsidR="00BA563A">
          <w:rPr>
            <w:rFonts w:ascii="Times New Roman" w:eastAsia="Times New Roman" w:hAnsi="Times New Roman" w:cs="Times New Roman"/>
          </w:rPr>
          <w:t xml:space="preserve">are more complicated to </w:t>
        </w:r>
        <w:proofErr w:type="gramStart"/>
        <w:r w:rsidR="00BA563A">
          <w:rPr>
            <w:rFonts w:ascii="Times New Roman" w:eastAsia="Times New Roman" w:hAnsi="Times New Roman" w:cs="Times New Roman"/>
          </w:rPr>
          <w:t>setup</w:t>
        </w:r>
        <w:proofErr w:type="gramEnd"/>
        <w:r w:rsidR="00BA563A">
          <w:rPr>
            <w:rFonts w:ascii="Times New Roman" w:eastAsia="Times New Roman" w:hAnsi="Times New Roman" w:cs="Times New Roman"/>
          </w:rPr>
          <w:t xml:space="preserve"> and utilize</w:t>
        </w:r>
      </w:ins>
      <w:ins w:id="35" w:author="Larkin,Joshua P.(Student)" w:date="2025-05-15T00:30:00Z" w16du:dateUtc="2025-05-15T04:30:00Z">
        <w:r w:rsidR="00744658">
          <w:rPr>
            <w:rFonts w:ascii="Times New Roman" w:eastAsia="Times New Roman" w:hAnsi="Times New Roman" w:cs="Times New Roman"/>
          </w:rPr>
          <w:t xml:space="preserve"> and don'</w:t>
        </w:r>
      </w:ins>
      <w:ins w:id="36" w:author="Larkin,Joshua P.(Student)" w:date="2025-05-15T00:31:00Z" w16du:dateUtc="2025-05-15T04:31:00Z">
        <w:r w:rsidR="00907036">
          <w:rPr>
            <w:rFonts w:ascii="Times New Roman" w:eastAsia="Times New Roman" w:hAnsi="Times New Roman" w:cs="Times New Roman"/>
          </w:rPr>
          <w:t xml:space="preserve">t provide the same quality of </w:t>
        </w:r>
        <w:r w:rsidR="00F87247">
          <w:rPr>
            <w:rFonts w:ascii="Times New Roman" w:eastAsia="Times New Roman" w:hAnsi="Times New Roman" w:cs="Times New Roman"/>
          </w:rPr>
          <w:t>packet data.</w:t>
        </w:r>
      </w:ins>
    </w:p>
    <w:p w14:paraId="7D33B731" w14:textId="7CE56449" w:rsidR="49426F24" w:rsidRDefault="49426F24" w:rsidP="4309D1E0">
      <w:pPr>
        <w:spacing w:line="480" w:lineRule="auto"/>
        <w:rPr>
          <w:rFonts w:ascii="Times New Roman" w:eastAsia="Times New Roman" w:hAnsi="Times New Roman" w:cs="Times New Roman"/>
          <w:b/>
          <w:bCs/>
          <w:sz w:val="28"/>
          <w:szCs w:val="28"/>
        </w:rPr>
      </w:pPr>
      <w:r w:rsidRPr="4309D1E0">
        <w:rPr>
          <w:rFonts w:ascii="Times New Roman" w:eastAsia="Times New Roman" w:hAnsi="Times New Roman" w:cs="Times New Roman"/>
          <w:b/>
          <w:bCs/>
          <w:sz w:val="28"/>
          <w:szCs w:val="28"/>
        </w:rPr>
        <w:t>Introduction</w:t>
      </w:r>
    </w:p>
    <w:p w14:paraId="0F3446E3" w14:textId="620B22B7" w:rsidR="19E8D444" w:rsidRDefault="19E8D444" w:rsidP="4309D1E0">
      <w:pPr>
        <w:spacing w:line="480" w:lineRule="auto"/>
        <w:rPr>
          <w:rFonts w:ascii="Times New Roman" w:eastAsia="Times New Roman" w:hAnsi="Times New Roman" w:cs="Times New Roman"/>
        </w:rPr>
      </w:pPr>
      <w:r w:rsidRPr="4309D1E0">
        <w:rPr>
          <w:rFonts w:ascii="Times New Roman" w:eastAsia="Times New Roman" w:hAnsi="Times New Roman" w:cs="Times New Roman"/>
        </w:rPr>
        <w:t xml:space="preserve">Network monitoring tools </w:t>
      </w:r>
      <w:del w:id="37" w:author="Larkin,Joshua P.(Student)" w:date="2025-05-15T00:17:00Z" w16du:dateUtc="2025-05-15T04:17:00Z">
        <w:r w:rsidRPr="4309D1E0" w:rsidDel="006D02A8">
          <w:rPr>
            <w:rFonts w:ascii="Times New Roman" w:eastAsia="Times New Roman" w:hAnsi="Times New Roman" w:cs="Times New Roman"/>
          </w:rPr>
          <w:delText>allow for</w:delText>
        </w:r>
      </w:del>
      <w:ins w:id="38" w:author="Larkin,Joshua P.(Student)" w:date="2025-05-15T00:17:00Z" w16du:dateUtc="2025-05-15T04:17:00Z">
        <w:r w:rsidR="006D02A8" w:rsidRPr="4309D1E0">
          <w:rPr>
            <w:rFonts w:ascii="Times New Roman" w:eastAsia="Times New Roman" w:hAnsi="Times New Roman" w:cs="Times New Roman"/>
          </w:rPr>
          <w:t>allow</w:t>
        </w:r>
      </w:ins>
      <w:r w:rsidRPr="4309D1E0">
        <w:rPr>
          <w:rFonts w:ascii="Times New Roman" w:eastAsia="Times New Roman" w:hAnsi="Times New Roman" w:cs="Times New Roman"/>
        </w:rPr>
        <w:t xml:space="preserve"> an IT professional to capture packets that traverse</w:t>
      </w:r>
      <w:r w:rsidR="2878717A" w:rsidRPr="4309D1E0">
        <w:rPr>
          <w:rFonts w:ascii="Times New Roman" w:eastAsia="Times New Roman" w:hAnsi="Times New Roman" w:cs="Times New Roman"/>
        </w:rPr>
        <w:t xml:space="preserve"> the networks that they oversee. The process of capturing these packets is called packet sniffing </w:t>
      </w:r>
      <w:r w:rsidR="2878717A" w:rsidRPr="4309D1E0">
        <w:rPr>
          <w:rFonts w:ascii="Times New Roman" w:eastAsia="Times New Roman" w:hAnsi="Times New Roman" w:cs="Times New Roman"/>
          <w:color w:val="000000" w:themeColor="text1"/>
        </w:rPr>
        <w:t>[1].</w:t>
      </w:r>
      <w:r w:rsidR="1624C895" w:rsidRPr="4309D1E0">
        <w:rPr>
          <w:rFonts w:ascii="Times New Roman" w:eastAsia="Times New Roman" w:hAnsi="Times New Roman" w:cs="Times New Roman"/>
          <w:color w:val="000000" w:themeColor="text1"/>
        </w:rPr>
        <w:t xml:space="preserve"> There </w:t>
      </w:r>
      <w:r w:rsidR="0C8C1BE4" w:rsidRPr="4309D1E0">
        <w:rPr>
          <w:rFonts w:ascii="Times New Roman" w:eastAsia="Times New Roman" w:hAnsi="Times New Roman" w:cs="Times New Roman"/>
          <w:color w:val="000000" w:themeColor="text1"/>
        </w:rPr>
        <w:t>is</w:t>
      </w:r>
      <w:r w:rsidR="1624C895" w:rsidRPr="4309D1E0">
        <w:rPr>
          <w:rFonts w:ascii="Times New Roman" w:eastAsia="Times New Roman" w:hAnsi="Times New Roman" w:cs="Times New Roman"/>
          <w:color w:val="000000" w:themeColor="text1"/>
        </w:rPr>
        <w:t xml:space="preserve"> a myriad of tools available to IT professionals to </w:t>
      </w:r>
      <w:r w:rsidR="59FF3B76" w:rsidRPr="4309D1E0">
        <w:rPr>
          <w:rFonts w:ascii="Times New Roman" w:eastAsia="Times New Roman" w:hAnsi="Times New Roman" w:cs="Times New Roman"/>
          <w:color w:val="000000" w:themeColor="text1"/>
        </w:rPr>
        <w:t xml:space="preserve">perform this task. </w:t>
      </w:r>
      <w:r w:rsidR="087D6981" w:rsidRPr="4309D1E0">
        <w:rPr>
          <w:rFonts w:ascii="Times New Roman" w:eastAsia="Times New Roman" w:hAnsi="Times New Roman" w:cs="Times New Roman"/>
          <w:color w:val="000000" w:themeColor="text1"/>
        </w:rPr>
        <w:t xml:space="preserve">Some of these tools provide more information on the packets that are sniffed than others. </w:t>
      </w:r>
      <w:r w:rsidR="1F9581EB" w:rsidRPr="4309D1E0">
        <w:rPr>
          <w:rFonts w:ascii="Times New Roman" w:eastAsia="Times New Roman" w:hAnsi="Times New Roman" w:cs="Times New Roman"/>
          <w:color w:val="000000" w:themeColor="text1"/>
        </w:rPr>
        <w:t>Free and open-source tools are of particular interest to IT professionals who may be constrained by a budget.</w:t>
      </w:r>
      <w:r w:rsidR="6C5E6A86" w:rsidRPr="4309D1E0">
        <w:rPr>
          <w:rFonts w:ascii="Times New Roman" w:eastAsia="Times New Roman" w:hAnsi="Times New Roman" w:cs="Times New Roman"/>
          <w:color w:val="000000" w:themeColor="text1"/>
        </w:rPr>
        <w:t xml:space="preserve"> For a program to be considered </w:t>
      </w:r>
      <w:proofErr w:type="gramStart"/>
      <w:r w:rsidR="6C5E6A86" w:rsidRPr="4309D1E0">
        <w:rPr>
          <w:rFonts w:ascii="Times New Roman" w:eastAsia="Times New Roman" w:hAnsi="Times New Roman" w:cs="Times New Roman"/>
          <w:color w:val="000000" w:themeColor="text1"/>
        </w:rPr>
        <w:t>open-source</w:t>
      </w:r>
      <w:proofErr w:type="gramEnd"/>
      <w:r w:rsidR="6C5E6A86" w:rsidRPr="4309D1E0">
        <w:rPr>
          <w:rFonts w:ascii="Times New Roman" w:eastAsia="Times New Roman" w:hAnsi="Times New Roman" w:cs="Times New Roman"/>
          <w:color w:val="000000" w:themeColor="text1"/>
        </w:rPr>
        <w:t xml:space="preserve"> its source code must be available and be able to be modified, </w:t>
      </w:r>
      <w:r w:rsidR="6C5E6A86" w:rsidRPr="4309D1E0">
        <w:rPr>
          <w:rFonts w:ascii="Times New Roman" w:eastAsia="Times New Roman" w:hAnsi="Times New Roman" w:cs="Times New Roman"/>
          <w:color w:val="000000" w:themeColor="text1"/>
        </w:rPr>
        <w:lastRenderedPageBreak/>
        <w:t xml:space="preserve">copies </w:t>
      </w:r>
      <w:proofErr w:type="gramStart"/>
      <w:r w:rsidR="6C5E6A86" w:rsidRPr="4309D1E0">
        <w:rPr>
          <w:rFonts w:ascii="Times New Roman" w:eastAsia="Times New Roman" w:hAnsi="Times New Roman" w:cs="Times New Roman"/>
          <w:color w:val="000000" w:themeColor="text1"/>
        </w:rPr>
        <w:t>must be able to</w:t>
      </w:r>
      <w:proofErr w:type="gramEnd"/>
      <w:r w:rsidR="6C5E6A86" w:rsidRPr="4309D1E0">
        <w:rPr>
          <w:rFonts w:ascii="Times New Roman" w:eastAsia="Times New Roman" w:hAnsi="Times New Roman" w:cs="Times New Roman"/>
          <w:color w:val="000000" w:themeColor="text1"/>
        </w:rPr>
        <w:t xml:space="preserve"> be made and disseminated, and the user must have the ability to make changes to it [2].</w:t>
      </w:r>
      <w:r w:rsidR="600D0AFE" w:rsidRPr="4309D1E0">
        <w:rPr>
          <w:rFonts w:ascii="Times New Roman" w:eastAsia="Times New Roman" w:hAnsi="Times New Roman" w:cs="Times New Roman"/>
          <w:color w:val="000000" w:themeColor="text1"/>
        </w:rPr>
        <w:t xml:space="preserve"> Some of the more notable tools currently available to perform t</w:t>
      </w:r>
      <w:r w:rsidR="10B305CD" w:rsidRPr="4309D1E0">
        <w:rPr>
          <w:rFonts w:ascii="Times New Roman" w:eastAsia="Times New Roman" w:hAnsi="Times New Roman" w:cs="Times New Roman"/>
          <w:color w:val="000000" w:themeColor="text1"/>
        </w:rPr>
        <w:t>his task include Wireshark, Snort, and Suricata.</w:t>
      </w:r>
      <w:r w:rsidR="4413C95C" w:rsidRPr="4309D1E0">
        <w:rPr>
          <w:rFonts w:ascii="Times New Roman" w:eastAsia="Times New Roman" w:hAnsi="Times New Roman" w:cs="Times New Roman"/>
          <w:color w:val="000000" w:themeColor="text1"/>
        </w:rPr>
        <w:t xml:space="preserve"> Computer scientists have been testing these tools to find which ones are best suited for the task</w:t>
      </w:r>
      <w:r w:rsidR="31526693" w:rsidRPr="4309D1E0">
        <w:rPr>
          <w:rFonts w:ascii="Times New Roman" w:eastAsia="Times New Roman" w:hAnsi="Times New Roman" w:cs="Times New Roman"/>
          <w:color w:val="000000" w:themeColor="text1"/>
        </w:rPr>
        <w:t>. Tools such as Wireshark are usable across multiple operating systems and are useful for packet sniffing and network intrusion detection</w:t>
      </w:r>
      <w:del w:id="39" w:author="Larkin,Joshua P.(Student)" w:date="2025-05-15T00:17:00Z" w16du:dateUtc="2025-05-15T04:17:00Z">
        <w:r w:rsidR="31526693" w:rsidRPr="4309D1E0" w:rsidDel="006D02A8">
          <w:rPr>
            <w:rFonts w:ascii="Times New Roman" w:eastAsia="Times New Roman" w:hAnsi="Times New Roman" w:cs="Times New Roman"/>
            <w:color w:val="000000" w:themeColor="text1"/>
          </w:rPr>
          <w:delText>,</w:delText>
        </w:r>
      </w:del>
      <w:r w:rsidR="31526693" w:rsidRPr="4309D1E0">
        <w:rPr>
          <w:rFonts w:ascii="Times New Roman" w:eastAsia="Times New Roman" w:hAnsi="Times New Roman" w:cs="Times New Roman"/>
          <w:color w:val="000000" w:themeColor="text1"/>
        </w:rPr>
        <w:t xml:space="preserve"> </w:t>
      </w:r>
      <w:ins w:id="40" w:author="Dancik,Garrett M.(Computer Science)" w:date="2025-04-26T20:23:00Z">
        <w:r w:rsidR="00B42C0D">
          <w:rPr>
            <w:rFonts w:ascii="Times New Roman" w:eastAsia="Times New Roman" w:hAnsi="Times New Roman" w:cs="Times New Roman"/>
            <w:color w:val="000000" w:themeColor="text1"/>
          </w:rPr>
          <w:t xml:space="preserve">and </w:t>
        </w:r>
      </w:ins>
      <w:r w:rsidR="31526693" w:rsidRPr="4309D1E0">
        <w:rPr>
          <w:rFonts w:ascii="Times New Roman" w:eastAsia="Times New Roman" w:hAnsi="Times New Roman" w:cs="Times New Roman"/>
          <w:color w:val="000000" w:themeColor="text1"/>
        </w:rPr>
        <w:t xml:space="preserve">were found to be comparable to other tools such as Snort and Suricata </w:t>
      </w:r>
      <w:r w:rsidR="24D193C9" w:rsidRPr="4309D1E0">
        <w:rPr>
          <w:rFonts w:ascii="Times New Roman" w:eastAsia="Times New Roman" w:hAnsi="Times New Roman" w:cs="Times New Roman"/>
          <w:color w:val="000000" w:themeColor="text1"/>
        </w:rPr>
        <w:t>[</w:t>
      </w:r>
      <w:r w:rsidR="61EEAFE4" w:rsidRPr="4309D1E0">
        <w:rPr>
          <w:rFonts w:ascii="Times New Roman" w:eastAsia="Times New Roman" w:hAnsi="Times New Roman" w:cs="Times New Roman"/>
          <w:color w:val="000000" w:themeColor="text1"/>
        </w:rPr>
        <w:t>3</w:t>
      </w:r>
      <w:r w:rsidR="24D193C9" w:rsidRPr="4309D1E0">
        <w:rPr>
          <w:rFonts w:ascii="Times New Roman" w:eastAsia="Times New Roman" w:hAnsi="Times New Roman" w:cs="Times New Roman"/>
          <w:color w:val="000000" w:themeColor="text1"/>
        </w:rPr>
        <w:t>].</w:t>
      </w:r>
    </w:p>
    <w:p w14:paraId="25D036B7" w14:textId="4A3E20F0" w:rsidR="06341AD7" w:rsidRDefault="06341AD7" w:rsidP="4309D1E0">
      <w:pPr>
        <w:spacing w:line="480" w:lineRule="auto"/>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 xml:space="preserve">Wireshark claims to be the best among the tools to sniff packets on the network. This is a claim that </w:t>
      </w:r>
      <w:r w:rsidR="5AC1B20A" w:rsidRPr="4309D1E0">
        <w:rPr>
          <w:rFonts w:ascii="Times New Roman" w:eastAsia="Times New Roman" w:hAnsi="Times New Roman" w:cs="Times New Roman"/>
          <w:color w:val="000000" w:themeColor="text1"/>
        </w:rPr>
        <w:t xml:space="preserve">previous studies have shown can be the case depending on the metrics that are being measured. It is my contention that this is also the </w:t>
      </w:r>
      <w:del w:id="41" w:author="Larkin,Joshua P.(Student)" w:date="2025-05-15T00:14:00Z" w16du:dateUtc="2025-05-15T04:14:00Z">
        <w:r w:rsidR="5AC1B20A" w:rsidRPr="4309D1E0" w:rsidDel="004A6669">
          <w:rPr>
            <w:rFonts w:ascii="Times New Roman" w:eastAsia="Times New Roman" w:hAnsi="Times New Roman" w:cs="Times New Roman"/>
            <w:color w:val="000000" w:themeColor="text1"/>
          </w:rPr>
          <w:delText>case</w:delText>
        </w:r>
      </w:del>
      <w:ins w:id="42" w:author="Larkin,Joshua P.(Student)" w:date="2025-05-15T00:14:00Z" w16du:dateUtc="2025-05-15T04:14:00Z">
        <w:r w:rsidR="004A6669" w:rsidRPr="4309D1E0">
          <w:rPr>
            <w:rFonts w:ascii="Times New Roman" w:eastAsia="Times New Roman" w:hAnsi="Times New Roman" w:cs="Times New Roman"/>
            <w:color w:val="000000" w:themeColor="text1"/>
          </w:rPr>
          <w:t>case,</w:t>
        </w:r>
      </w:ins>
      <w:r w:rsidR="5AC1B20A" w:rsidRPr="4309D1E0">
        <w:rPr>
          <w:rFonts w:ascii="Times New Roman" w:eastAsia="Times New Roman" w:hAnsi="Times New Roman" w:cs="Times New Roman"/>
          <w:color w:val="000000" w:themeColor="text1"/>
        </w:rPr>
        <w:t xml:space="preserve"> and </w:t>
      </w:r>
      <w:ins w:id="43" w:author="Dancik,Garrett M.(Computer Science)" w:date="2025-04-26T20:23:00Z">
        <w:r w:rsidR="00C339A9">
          <w:rPr>
            <w:rFonts w:ascii="Times New Roman" w:eastAsia="Times New Roman" w:hAnsi="Times New Roman" w:cs="Times New Roman"/>
            <w:color w:val="000000" w:themeColor="text1"/>
          </w:rPr>
          <w:t xml:space="preserve">I </w:t>
        </w:r>
      </w:ins>
      <w:r w:rsidR="5AC1B20A" w:rsidRPr="4309D1E0">
        <w:rPr>
          <w:rFonts w:ascii="Times New Roman" w:eastAsia="Times New Roman" w:hAnsi="Times New Roman" w:cs="Times New Roman"/>
          <w:color w:val="000000" w:themeColor="text1"/>
        </w:rPr>
        <w:t>will put it to the test seeking to find the tool that pro</w:t>
      </w:r>
      <w:r w:rsidR="4F436686" w:rsidRPr="4309D1E0">
        <w:rPr>
          <w:rFonts w:ascii="Times New Roman" w:eastAsia="Times New Roman" w:hAnsi="Times New Roman" w:cs="Times New Roman"/>
          <w:color w:val="000000" w:themeColor="text1"/>
        </w:rPr>
        <w:t>vides the most comprehensive information on packets sniffed for the task of network security and administration.</w:t>
      </w:r>
      <w:r w:rsidR="46D3DD97" w:rsidRPr="4309D1E0">
        <w:rPr>
          <w:rFonts w:ascii="Times New Roman" w:eastAsia="Times New Roman" w:hAnsi="Times New Roman" w:cs="Times New Roman"/>
          <w:color w:val="000000" w:themeColor="text1"/>
        </w:rPr>
        <w:t xml:space="preserve"> </w:t>
      </w:r>
      <w:commentRangeStart w:id="44"/>
      <w:r w:rsidR="46D3DD97" w:rsidRPr="4309D1E0">
        <w:rPr>
          <w:rFonts w:ascii="Times New Roman" w:eastAsia="Times New Roman" w:hAnsi="Times New Roman" w:cs="Times New Roman"/>
          <w:color w:val="000000" w:themeColor="text1"/>
        </w:rPr>
        <w:t xml:space="preserve">The information provided by these tools can assist </w:t>
      </w:r>
      <w:r w:rsidR="4F1515CC" w:rsidRPr="4309D1E0">
        <w:rPr>
          <w:rFonts w:ascii="Times New Roman" w:eastAsia="Times New Roman" w:hAnsi="Times New Roman" w:cs="Times New Roman"/>
          <w:color w:val="000000" w:themeColor="text1"/>
        </w:rPr>
        <w:t>a network administrator in</w:t>
      </w:r>
      <w:r w:rsidR="46D3DD97" w:rsidRPr="4309D1E0">
        <w:rPr>
          <w:rFonts w:ascii="Times New Roman" w:eastAsia="Times New Roman" w:hAnsi="Times New Roman" w:cs="Times New Roman"/>
          <w:color w:val="000000" w:themeColor="text1"/>
        </w:rPr>
        <w:t xml:space="preserve"> identifying and countering </w:t>
      </w:r>
      <w:r w:rsidR="2AAAE7F7" w:rsidRPr="4309D1E0">
        <w:rPr>
          <w:rFonts w:ascii="Times New Roman" w:eastAsia="Times New Roman" w:hAnsi="Times New Roman" w:cs="Times New Roman"/>
          <w:color w:val="000000" w:themeColor="text1"/>
        </w:rPr>
        <w:t>traffic that is attacking their network from a malicious source [4].</w:t>
      </w:r>
      <w:commentRangeEnd w:id="44"/>
      <w:r w:rsidR="00C21C4D">
        <w:rPr>
          <w:rStyle w:val="CommentReference"/>
        </w:rPr>
        <w:commentReference w:id="44"/>
      </w:r>
      <w:ins w:id="45" w:author="Larkin,Joshua P.(Student)" w:date="2025-05-15T00:14:00Z" w16du:dateUtc="2025-05-15T04:14:00Z">
        <w:r w:rsidR="007018ED">
          <w:rPr>
            <w:rFonts w:ascii="Times New Roman" w:eastAsia="Times New Roman" w:hAnsi="Times New Roman" w:cs="Times New Roman"/>
            <w:color w:val="000000" w:themeColor="text1"/>
          </w:rPr>
          <w:t xml:space="preserve"> </w:t>
        </w:r>
      </w:ins>
      <w:ins w:id="46" w:author="Larkin,Joshua P.(Student)" w:date="2025-05-15T00:15:00Z" w16du:dateUtc="2025-05-15T04:15:00Z">
        <w:r w:rsidR="00F16E37">
          <w:rPr>
            <w:rFonts w:ascii="Times New Roman" w:eastAsia="Times New Roman" w:hAnsi="Times New Roman" w:cs="Times New Roman"/>
            <w:color w:val="000000" w:themeColor="text1"/>
          </w:rPr>
          <w:t>In the example of a DDoS attack if the network monitoring software shows that a specific port</w:t>
        </w:r>
        <w:r w:rsidR="00000704">
          <w:rPr>
            <w:rFonts w:ascii="Times New Roman" w:eastAsia="Times New Roman" w:hAnsi="Times New Roman" w:cs="Times New Roman"/>
            <w:color w:val="000000" w:themeColor="text1"/>
          </w:rPr>
          <w:t xml:space="preserve"> is being targeted the administrator could restrict access to that port to put a stop to the a</w:t>
        </w:r>
      </w:ins>
      <w:ins w:id="47" w:author="Larkin,Joshua P.(Student)" w:date="2025-05-15T00:16:00Z" w16du:dateUtc="2025-05-15T04:16:00Z">
        <w:r w:rsidR="00000704">
          <w:rPr>
            <w:rFonts w:ascii="Times New Roman" w:eastAsia="Times New Roman" w:hAnsi="Times New Roman" w:cs="Times New Roman"/>
            <w:color w:val="000000" w:themeColor="text1"/>
          </w:rPr>
          <w:t>ttack, if malicious emails are being sent from the same address consistently that address can be blocked from sending traffic to the network.</w:t>
        </w:r>
      </w:ins>
      <w:r w:rsidR="339938D8" w:rsidRPr="4309D1E0">
        <w:rPr>
          <w:rFonts w:ascii="Times New Roman" w:eastAsia="Times New Roman" w:hAnsi="Times New Roman" w:cs="Times New Roman"/>
          <w:color w:val="000000" w:themeColor="text1"/>
        </w:rPr>
        <w:t xml:space="preserve"> This </w:t>
      </w:r>
      <w:r w:rsidR="4DE9BE66" w:rsidRPr="4309D1E0">
        <w:rPr>
          <w:rFonts w:ascii="Times New Roman" w:eastAsia="Times New Roman" w:hAnsi="Times New Roman" w:cs="Times New Roman"/>
          <w:color w:val="000000" w:themeColor="text1"/>
        </w:rPr>
        <w:t xml:space="preserve">means that finding the correct tool for the job of monitoring networks and attacks is paramount for network administration and security especially as networks continue to </w:t>
      </w:r>
      <w:proofErr w:type="gramStart"/>
      <w:r w:rsidR="4DE9BE66" w:rsidRPr="4309D1E0">
        <w:rPr>
          <w:rFonts w:ascii="Times New Roman" w:eastAsia="Times New Roman" w:hAnsi="Times New Roman" w:cs="Times New Roman"/>
          <w:color w:val="000000" w:themeColor="text1"/>
        </w:rPr>
        <w:t>grow in size</w:t>
      </w:r>
      <w:proofErr w:type="gramEnd"/>
      <w:r w:rsidR="4DE9BE66" w:rsidRPr="4309D1E0">
        <w:rPr>
          <w:rFonts w:ascii="Times New Roman" w:eastAsia="Times New Roman" w:hAnsi="Times New Roman" w:cs="Times New Roman"/>
          <w:color w:val="000000" w:themeColor="text1"/>
        </w:rPr>
        <w:t xml:space="preserve"> and complexity.</w:t>
      </w:r>
    </w:p>
    <w:p w14:paraId="018F459B" w14:textId="444B222B" w:rsidR="00C27D56" w:rsidRDefault="49426F24" w:rsidP="4309D1E0">
      <w:pPr>
        <w:spacing w:line="480" w:lineRule="auto"/>
        <w:rPr>
          <w:ins w:id="48" w:author="Larkin,Joshua P.(Student)" w:date="2025-05-07T21:30:00Z" w16du:dateUtc="2025-05-08T01:30:00Z"/>
          <w:rFonts w:ascii="Times New Roman" w:eastAsia="Times New Roman" w:hAnsi="Times New Roman" w:cs="Times New Roman"/>
          <w:b/>
          <w:bCs/>
          <w:sz w:val="28"/>
          <w:szCs w:val="28"/>
        </w:rPr>
      </w:pPr>
      <w:r w:rsidRPr="4309D1E0">
        <w:rPr>
          <w:rFonts w:ascii="Times New Roman" w:eastAsia="Times New Roman" w:hAnsi="Times New Roman" w:cs="Times New Roman"/>
          <w:b/>
          <w:bCs/>
          <w:sz w:val="28"/>
          <w:szCs w:val="28"/>
        </w:rPr>
        <w:t>Materials and Methods</w:t>
      </w:r>
    </w:p>
    <w:p w14:paraId="0E329B54" w14:textId="33550168" w:rsidR="00C27D56" w:rsidRPr="00C27D56" w:rsidRDefault="00C27D56" w:rsidP="4309D1E0">
      <w:pPr>
        <w:spacing w:line="480" w:lineRule="auto"/>
        <w:rPr>
          <w:ins w:id="49" w:author="Larkin,Joshua P.(Student)" w:date="2025-05-07T21:27:00Z" w16du:dateUtc="2025-05-08T01:27:00Z"/>
          <w:rFonts w:ascii="Times New Roman" w:eastAsia="Times New Roman" w:hAnsi="Times New Roman" w:cs="Times New Roman"/>
          <w:b/>
          <w:bCs/>
          <w:rPrChange w:id="50" w:author="Larkin,Joshua P.(Student)" w:date="2025-05-07T21:30:00Z" w16du:dateUtc="2025-05-08T01:30:00Z">
            <w:rPr>
              <w:ins w:id="51" w:author="Larkin,Joshua P.(Student)" w:date="2025-05-07T21:27:00Z" w16du:dateUtc="2025-05-08T01:27:00Z"/>
              <w:rFonts w:ascii="Times New Roman" w:eastAsia="Times New Roman" w:hAnsi="Times New Roman" w:cs="Times New Roman"/>
              <w:b/>
              <w:bCs/>
              <w:sz w:val="28"/>
              <w:szCs w:val="28"/>
            </w:rPr>
          </w:rPrChange>
        </w:rPr>
      </w:pPr>
      <w:ins w:id="52" w:author="Larkin,Joshua P.(Student)" w:date="2025-05-07T21:30:00Z" w16du:dateUtc="2025-05-08T01:30:00Z">
        <w:r>
          <w:rPr>
            <w:rFonts w:ascii="Times New Roman" w:eastAsia="Times New Roman" w:hAnsi="Times New Roman" w:cs="Times New Roman"/>
            <w:b/>
            <w:bCs/>
          </w:rPr>
          <w:t xml:space="preserve">Refer to </w:t>
        </w:r>
        <w:proofErr w:type="spellStart"/>
        <w:r>
          <w:rPr>
            <w:rFonts w:ascii="Times New Roman" w:eastAsia="Times New Roman" w:hAnsi="Times New Roman" w:cs="Times New Roman"/>
            <w:b/>
            <w:bCs/>
          </w:rPr>
          <w:t>github</w:t>
        </w:r>
        <w:proofErr w:type="spellEnd"/>
        <w:r>
          <w:rPr>
            <w:rFonts w:ascii="Times New Roman" w:eastAsia="Times New Roman" w:hAnsi="Times New Roman" w:cs="Times New Roman"/>
            <w:b/>
            <w:bCs/>
          </w:rPr>
          <w:t xml:space="preserve"> for full methods numbered </w:t>
        </w:r>
        <w:proofErr w:type="gramStart"/>
        <w:r>
          <w:rPr>
            <w:rFonts w:ascii="Times New Roman" w:eastAsia="Times New Roman" w:hAnsi="Times New Roman" w:cs="Times New Roman"/>
            <w:b/>
            <w:bCs/>
          </w:rPr>
          <w:t>in order for</w:t>
        </w:r>
        <w:proofErr w:type="gramEnd"/>
        <w:r>
          <w:rPr>
            <w:rFonts w:ascii="Times New Roman" w:eastAsia="Times New Roman" w:hAnsi="Times New Roman" w:cs="Times New Roman"/>
            <w:b/>
            <w:bCs/>
          </w:rPr>
          <w:t xml:space="preserve"> execution</w:t>
        </w:r>
      </w:ins>
      <w:ins w:id="53" w:author="Larkin,Joshua P.(Student)" w:date="2025-05-07T21:31:00Z" w16du:dateUtc="2025-05-08T01:31:00Z">
        <w:r>
          <w:rPr>
            <w:rFonts w:ascii="Times New Roman" w:eastAsia="Times New Roman" w:hAnsi="Times New Roman" w:cs="Times New Roman"/>
            <w:b/>
            <w:bCs/>
          </w:rPr>
          <w:t>.</w:t>
        </w:r>
      </w:ins>
    </w:p>
    <w:p w14:paraId="03CFA07B" w14:textId="34D141F7" w:rsidR="00C27D56" w:rsidRPr="00C27D56" w:rsidRDefault="00C27D56" w:rsidP="4309D1E0">
      <w:pPr>
        <w:spacing w:line="480" w:lineRule="auto"/>
        <w:rPr>
          <w:rFonts w:ascii="Times New Roman" w:eastAsia="Times New Roman" w:hAnsi="Times New Roman" w:cs="Times New Roman"/>
          <w:b/>
          <w:bCs/>
          <w:rPrChange w:id="54" w:author="Larkin,Joshua P.(Student)" w:date="2025-05-07T21:30:00Z" w16du:dateUtc="2025-05-08T01:30:00Z">
            <w:rPr>
              <w:rFonts w:ascii="Times New Roman" w:eastAsia="Times New Roman" w:hAnsi="Times New Roman" w:cs="Times New Roman"/>
              <w:b/>
              <w:bCs/>
              <w:sz w:val="28"/>
              <w:szCs w:val="28"/>
            </w:rPr>
          </w:rPrChange>
        </w:rPr>
      </w:pPr>
      <w:ins w:id="55" w:author="Larkin,Joshua P.(Student)" w:date="2025-05-07T21:30:00Z" w16du:dateUtc="2025-05-08T01:30:00Z">
        <w:r>
          <w:rPr>
            <w:rFonts w:ascii="Times New Roman" w:eastAsia="Times New Roman" w:hAnsi="Times New Roman" w:cs="Times New Roman"/>
            <w:b/>
            <w:bCs/>
          </w:rPr>
          <w:fldChar w:fldCharType="begin"/>
        </w:r>
        <w:r>
          <w:rPr>
            <w:rFonts w:ascii="Times New Roman" w:eastAsia="Times New Roman" w:hAnsi="Times New Roman" w:cs="Times New Roman"/>
            <w:b/>
            <w:bCs/>
          </w:rPr>
          <w:instrText>HYPERLINK "</w:instrText>
        </w:r>
      </w:ins>
      <w:ins w:id="56" w:author="Larkin,Joshua P.(Student)" w:date="2025-05-07T21:29:00Z" w16du:dateUtc="2025-05-08T01:29:00Z">
        <w:r w:rsidRPr="00C27D56">
          <w:rPr>
            <w:rPrChange w:id="57" w:author="Larkin,Joshua P.(Student)" w:date="2025-05-07T21:30:00Z" w16du:dateUtc="2025-05-08T01:30:00Z">
              <w:rPr>
                <w:rStyle w:val="Hyperlink"/>
                <w:rFonts w:ascii="Times New Roman" w:eastAsia="Times New Roman" w:hAnsi="Times New Roman" w:cs="Times New Roman"/>
                <w:b/>
                <w:bCs/>
                <w:sz w:val="28"/>
                <w:szCs w:val="28"/>
              </w:rPr>
            </w:rPrChange>
          </w:rPr>
          <w:instrText>https://github.com/joshualarkin/Joshua-Larkin-Senior-Research</w:instrText>
        </w:r>
      </w:ins>
      <w:ins w:id="58" w:author="Larkin,Joshua P.(Student)" w:date="2025-05-07T21:30:00Z" w16du:dateUtc="2025-05-08T01:30:00Z">
        <w:r>
          <w:rPr>
            <w:rFonts w:ascii="Times New Roman" w:eastAsia="Times New Roman" w:hAnsi="Times New Roman" w:cs="Times New Roman"/>
            <w:b/>
            <w:bCs/>
          </w:rPr>
          <w:instrText>"</w:instrText>
        </w:r>
        <w:r>
          <w:rPr>
            <w:rFonts w:ascii="Times New Roman" w:eastAsia="Times New Roman" w:hAnsi="Times New Roman" w:cs="Times New Roman"/>
            <w:b/>
            <w:bCs/>
          </w:rPr>
        </w:r>
        <w:r>
          <w:rPr>
            <w:rFonts w:ascii="Times New Roman" w:eastAsia="Times New Roman" w:hAnsi="Times New Roman" w:cs="Times New Roman"/>
            <w:b/>
            <w:bCs/>
          </w:rPr>
          <w:fldChar w:fldCharType="separate"/>
        </w:r>
      </w:ins>
      <w:ins w:id="59" w:author="Larkin,Joshua P.(Student)" w:date="2025-05-07T21:29:00Z" w16du:dateUtc="2025-05-08T01:29:00Z">
        <w:r w:rsidRPr="002F2A48">
          <w:rPr>
            <w:rStyle w:val="Hyperlink"/>
            <w:rFonts w:ascii="Times New Roman" w:eastAsia="Times New Roman" w:hAnsi="Times New Roman" w:cs="Times New Roman"/>
            <w:b/>
            <w:bCs/>
            <w:rPrChange w:id="60" w:author="Larkin,Joshua P.(Student)" w:date="2025-05-07T21:30:00Z" w16du:dateUtc="2025-05-08T01:30:00Z">
              <w:rPr>
                <w:rStyle w:val="Hyperlink"/>
                <w:rFonts w:ascii="Times New Roman" w:eastAsia="Times New Roman" w:hAnsi="Times New Roman" w:cs="Times New Roman"/>
                <w:b/>
                <w:bCs/>
                <w:sz w:val="28"/>
                <w:szCs w:val="28"/>
              </w:rPr>
            </w:rPrChange>
          </w:rPr>
          <w:t>https://github.com/joshualarkin/Joshua-Larkin-Senior-Research</w:t>
        </w:r>
      </w:ins>
      <w:ins w:id="61" w:author="Larkin,Joshua P.(Student)" w:date="2025-05-07T21:30:00Z" w16du:dateUtc="2025-05-08T01:30:00Z">
        <w:r>
          <w:rPr>
            <w:rFonts w:ascii="Times New Roman" w:eastAsia="Times New Roman" w:hAnsi="Times New Roman" w:cs="Times New Roman"/>
            <w:b/>
            <w:bCs/>
          </w:rPr>
          <w:fldChar w:fldCharType="end"/>
        </w:r>
      </w:ins>
      <w:ins w:id="62" w:author="Larkin,Joshua P.(Student)" w:date="2025-05-07T21:29:00Z" w16du:dateUtc="2025-05-08T01:29:00Z">
        <w:r w:rsidRPr="00C27D56">
          <w:rPr>
            <w:rFonts w:ascii="Times New Roman" w:eastAsia="Times New Roman" w:hAnsi="Times New Roman" w:cs="Times New Roman"/>
            <w:b/>
            <w:bCs/>
            <w:rPrChange w:id="63" w:author="Larkin,Joshua P.(Student)" w:date="2025-05-07T21:30:00Z" w16du:dateUtc="2025-05-08T01:30:00Z">
              <w:rPr>
                <w:rFonts w:ascii="Times New Roman" w:eastAsia="Times New Roman" w:hAnsi="Times New Roman" w:cs="Times New Roman"/>
                <w:b/>
                <w:bCs/>
                <w:sz w:val="28"/>
                <w:szCs w:val="28"/>
              </w:rPr>
            </w:rPrChange>
          </w:rPr>
          <w:t xml:space="preserve"> </w:t>
        </w:r>
      </w:ins>
    </w:p>
    <w:p w14:paraId="67AD82C6" w14:textId="186F3B3B" w:rsidR="136B45F9" w:rsidRDefault="136B45F9" w:rsidP="4309D1E0">
      <w:pPr>
        <w:spacing w:line="480" w:lineRule="auto"/>
        <w:rPr>
          <w:rFonts w:ascii="Times New Roman" w:eastAsia="Times New Roman" w:hAnsi="Times New Roman" w:cs="Times New Roman"/>
        </w:rPr>
      </w:pPr>
      <w:r w:rsidRPr="4309D1E0">
        <w:rPr>
          <w:rFonts w:ascii="Times New Roman" w:eastAsia="Times New Roman" w:hAnsi="Times New Roman" w:cs="Times New Roman"/>
        </w:rPr>
        <w:lastRenderedPageBreak/>
        <w:t xml:space="preserve">The free and open-source network management tools </w:t>
      </w:r>
      <w:r w:rsidR="62AD9B7B" w:rsidRPr="4309D1E0">
        <w:rPr>
          <w:rFonts w:ascii="Times New Roman" w:eastAsia="Times New Roman" w:hAnsi="Times New Roman" w:cs="Times New Roman"/>
        </w:rPr>
        <w:t>Wireshark</w:t>
      </w:r>
      <w:r w:rsidRPr="4309D1E0">
        <w:rPr>
          <w:rFonts w:ascii="Times New Roman" w:eastAsia="Times New Roman" w:hAnsi="Times New Roman" w:cs="Times New Roman"/>
        </w:rPr>
        <w:t>, Suricata and Snort were downloaded from their respective websites</w:t>
      </w:r>
      <w:r w:rsidR="28D48BF6" w:rsidRPr="4309D1E0">
        <w:rPr>
          <w:rFonts w:ascii="Times New Roman" w:eastAsia="Times New Roman" w:hAnsi="Times New Roman" w:cs="Times New Roman"/>
        </w:rPr>
        <w:t>: Wireshark.org</w:t>
      </w:r>
      <w:r w:rsidR="1CB230BE" w:rsidRPr="4309D1E0">
        <w:rPr>
          <w:rFonts w:ascii="Times New Roman" w:eastAsia="Times New Roman" w:hAnsi="Times New Roman" w:cs="Times New Roman"/>
        </w:rPr>
        <w:t>, suricata.io/download/, and Snort.org.</w:t>
      </w:r>
      <w:r w:rsidR="0974A53B" w:rsidRPr="4309D1E0">
        <w:rPr>
          <w:rFonts w:ascii="Times New Roman" w:eastAsia="Times New Roman" w:hAnsi="Times New Roman" w:cs="Times New Roman"/>
        </w:rPr>
        <w:t xml:space="preserve"> These were downloaded to a desktop PC running windows 10 pro 64 bit with an AMD Ryzen 7 3700x 8-core processor running at 3.6 GHz and having 64 GB of RA</w:t>
      </w:r>
      <w:r w:rsidR="48A7FB46" w:rsidRPr="4309D1E0">
        <w:rPr>
          <w:rFonts w:ascii="Times New Roman" w:eastAsia="Times New Roman" w:hAnsi="Times New Roman" w:cs="Times New Roman"/>
        </w:rPr>
        <w:t>M and a 500Mbps download and upload speed. The NIC is the onboard connection for the motherboard</w:t>
      </w:r>
      <w:r w:rsidR="0BA49C0D" w:rsidRPr="4309D1E0">
        <w:rPr>
          <w:rFonts w:ascii="Times New Roman" w:eastAsia="Times New Roman" w:hAnsi="Times New Roman" w:cs="Times New Roman"/>
        </w:rPr>
        <w:t>, an ASUS X570-PRO.</w:t>
      </w:r>
    </w:p>
    <w:p w14:paraId="21553FC2" w14:textId="365A1017" w:rsidR="3C2F7B6B" w:rsidRDefault="3C2F7B6B" w:rsidP="4309D1E0">
      <w:pPr>
        <w:spacing w:line="480" w:lineRule="auto"/>
        <w:rPr>
          <w:rFonts w:ascii="Times New Roman" w:eastAsia="Times New Roman" w:hAnsi="Times New Roman" w:cs="Times New Roman"/>
        </w:rPr>
      </w:pPr>
      <w:commentRangeStart w:id="64"/>
      <w:r w:rsidRPr="4309D1E0">
        <w:rPr>
          <w:rFonts w:ascii="Times New Roman" w:eastAsia="Times New Roman" w:hAnsi="Times New Roman" w:cs="Times New Roman"/>
        </w:rPr>
        <w:t>Wireshark Installation:</w:t>
      </w:r>
      <w:commentRangeEnd w:id="64"/>
      <w:r w:rsidR="00DA6279">
        <w:rPr>
          <w:rStyle w:val="CommentReference"/>
        </w:rPr>
        <w:commentReference w:id="64"/>
      </w:r>
    </w:p>
    <w:p w14:paraId="421AC0CE" w14:textId="77777777" w:rsidR="001619C0" w:rsidRDefault="63F704DF">
      <w:pPr>
        <w:keepNext/>
        <w:spacing w:line="480" w:lineRule="auto"/>
        <w:rPr>
          <w:ins w:id="65" w:author="Larkin,Joshua P.(Student)" w:date="2025-05-14T23:11:00Z" w16du:dateUtc="2025-05-15T03:11:00Z"/>
        </w:rPr>
        <w:pPrChange w:id="66" w:author="Larkin,Joshua P.(Student)" w:date="2025-05-14T23:11:00Z" w16du:dateUtc="2025-05-15T03:11:00Z">
          <w:pPr>
            <w:spacing w:line="480" w:lineRule="auto"/>
          </w:pPr>
        </w:pPrChange>
      </w:pPr>
      <w:commentRangeStart w:id="67"/>
      <w:r w:rsidRPr="4309D1E0">
        <w:rPr>
          <w:rFonts w:ascii="Times New Roman" w:eastAsia="Times New Roman" w:hAnsi="Times New Roman" w:cs="Times New Roman"/>
        </w:rPr>
        <w:t>First the program was downloaded</w:t>
      </w:r>
      <w:r w:rsidR="6CECF364" w:rsidRPr="4309D1E0">
        <w:rPr>
          <w:rFonts w:ascii="Times New Roman" w:eastAsia="Times New Roman" w:hAnsi="Times New Roman" w:cs="Times New Roman"/>
        </w:rPr>
        <w:t xml:space="preserve"> from wireshark.org/download.html</w:t>
      </w:r>
      <w:r w:rsidRPr="4309D1E0">
        <w:rPr>
          <w:rFonts w:ascii="Times New Roman" w:eastAsia="Times New Roman" w:hAnsi="Times New Roman" w:cs="Times New Roman"/>
        </w:rPr>
        <w:t xml:space="preserve"> </w:t>
      </w:r>
      <w:commentRangeEnd w:id="67"/>
      <w:r w:rsidR="00F26E3F">
        <w:rPr>
          <w:rStyle w:val="CommentReference"/>
        </w:rPr>
        <w:commentReference w:id="67"/>
      </w:r>
      <w:r>
        <w:rPr>
          <w:noProof/>
        </w:rPr>
        <w:drawing>
          <wp:inline distT="0" distB="0" distL="0" distR="0" wp14:anchorId="3779AA16" wp14:editId="1EC41CA4">
            <wp:extent cx="6419850" cy="1779862"/>
            <wp:effectExtent l="0" t="0" r="0" b="0"/>
            <wp:docPr id="274121045" name="Picture 27412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1779862"/>
                    </a:xfrm>
                    <a:prstGeom prst="rect">
                      <a:avLst/>
                    </a:prstGeom>
                  </pic:spPr>
                </pic:pic>
              </a:graphicData>
            </a:graphic>
          </wp:inline>
        </w:drawing>
      </w:r>
    </w:p>
    <w:p w14:paraId="1763729C" w14:textId="51C35891" w:rsidR="001619C0" w:rsidRDefault="001619C0" w:rsidP="001619C0">
      <w:pPr>
        <w:pStyle w:val="Caption"/>
        <w:rPr>
          <w:ins w:id="68" w:author="Larkin,Joshua P.(Student)" w:date="2025-05-14T23:11:00Z" w16du:dateUtc="2025-05-15T03:11:00Z"/>
        </w:rPr>
      </w:pPr>
      <w:ins w:id="69" w:author="Larkin,Joshua P.(Student)" w:date="2025-05-14T23:11:00Z" w16du:dateUtc="2025-05-15T03:11:00Z">
        <w:r>
          <w:t xml:space="preserve">Figure </w:t>
        </w:r>
        <w:r>
          <w:fldChar w:fldCharType="begin"/>
        </w:r>
        <w:r>
          <w:instrText xml:space="preserve"> SEQ Figure \* ARABIC </w:instrText>
        </w:r>
      </w:ins>
      <w:r>
        <w:fldChar w:fldCharType="separate"/>
      </w:r>
      <w:ins w:id="70" w:author="Larkin,Joshua P.(Student)" w:date="2025-05-14T23:55:00Z" w16du:dateUtc="2025-05-15T03:55:00Z">
        <w:r w:rsidR="00B47573">
          <w:rPr>
            <w:noProof/>
          </w:rPr>
          <w:t>1</w:t>
        </w:r>
      </w:ins>
      <w:ins w:id="71" w:author="Larkin,Joshua P.(Student)" w:date="2025-05-14T23:11:00Z" w16du:dateUtc="2025-05-15T03:11:00Z">
        <w:r>
          <w:fldChar w:fldCharType="end"/>
        </w:r>
        <w:r>
          <w:t xml:space="preserve"> Wireshark </w:t>
        </w:r>
      </w:ins>
      <w:ins w:id="72" w:author="Larkin,Joshua P.(Student)" w:date="2025-05-14T23:13:00Z" w16du:dateUtc="2025-05-15T03:13:00Z">
        <w:r w:rsidR="003F491D">
          <w:t>Download</w:t>
        </w:r>
      </w:ins>
    </w:p>
    <w:p w14:paraId="6E54AFEA" w14:textId="4D5E9F86" w:rsidR="63F704DF" w:rsidRDefault="63F704DF" w:rsidP="4309D1E0">
      <w:pPr>
        <w:spacing w:line="480" w:lineRule="auto"/>
        <w:rPr>
          <w:rFonts w:ascii="Times New Roman" w:eastAsia="Times New Roman" w:hAnsi="Times New Roman" w:cs="Times New Roman"/>
        </w:rPr>
      </w:pPr>
      <w:r w:rsidRPr="4309D1E0">
        <w:rPr>
          <w:rFonts w:ascii="Times New Roman" w:eastAsia="Times New Roman" w:hAnsi="Times New Roman" w:cs="Times New Roman"/>
        </w:rPr>
        <w:t>After the download was completed the install file was run</w:t>
      </w:r>
      <w:r w:rsidR="0FACBD27" w:rsidRPr="4309D1E0">
        <w:rPr>
          <w:rFonts w:ascii="Times New Roman" w:eastAsia="Times New Roman" w:hAnsi="Times New Roman" w:cs="Times New Roman"/>
        </w:rPr>
        <w:t xml:space="preserve"> and the prompts were followed.</w:t>
      </w:r>
    </w:p>
    <w:p w14:paraId="4C55C090" w14:textId="4C65090C" w:rsidR="0FACBD27" w:rsidRDefault="0FACBD27" w:rsidP="4309D1E0">
      <w:pPr>
        <w:spacing w:line="480" w:lineRule="auto"/>
        <w:rPr>
          <w:del w:id="73" w:author="Larkin,Joshua P.(Student)" w:date="2025-05-15T03:00:00Z" w16du:dateUtc="2025-05-15T03:00:04Z"/>
        </w:rPr>
      </w:pPr>
      <w:del w:id="74" w:author="Larkin,Joshua P.(Student)" w:date="2025-05-15T03:00:00Z">
        <w:r>
          <w:rPr>
            <w:noProof/>
          </w:rPr>
          <w:lastRenderedPageBreak/>
          <w:drawing>
            <wp:inline distT="0" distB="0" distL="0" distR="0" wp14:anchorId="05D4155F" wp14:editId="1FACFFFE">
              <wp:extent cx="3148112" cy="2307697"/>
              <wp:effectExtent l="0" t="0" r="0" b="0"/>
              <wp:docPr id="349253572" name="Picture 34925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53572"/>
                      <pic:cNvPicPr/>
                    </pic:nvPicPr>
                    <pic:blipFill>
                      <a:blip r:embed="rId9">
                        <a:extLst>
                          <a:ext uri="{28A0092B-C50C-407E-A947-70E740481C1C}">
                            <a14:useLocalDpi xmlns:a14="http://schemas.microsoft.com/office/drawing/2010/main" val="0"/>
                          </a:ext>
                        </a:extLst>
                      </a:blip>
                      <a:stretch>
                        <a:fillRect/>
                      </a:stretch>
                    </pic:blipFill>
                    <pic:spPr>
                      <a:xfrm>
                        <a:off x="0" y="0"/>
                        <a:ext cx="3148112" cy="2307697"/>
                      </a:xfrm>
                      <a:prstGeom prst="rect">
                        <a:avLst/>
                      </a:prstGeom>
                    </pic:spPr>
                  </pic:pic>
                </a:graphicData>
              </a:graphic>
            </wp:inline>
          </w:drawing>
        </w:r>
        <w:r>
          <w:rPr>
            <w:noProof/>
          </w:rPr>
          <w:drawing>
            <wp:inline distT="0" distB="0" distL="0" distR="0" wp14:anchorId="55241593" wp14:editId="441E0160">
              <wp:extent cx="3318086" cy="2605164"/>
              <wp:effectExtent l="0" t="0" r="0" b="0"/>
              <wp:docPr id="1298030392" name="Picture 129803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030392"/>
                      <pic:cNvPicPr/>
                    </pic:nvPicPr>
                    <pic:blipFill>
                      <a:blip r:embed="rId10">
                        <a:extLst>
                          <a:ext uri="{28A0092B-C50C-407E-A947-70E740481C1C}">
                            <a14:useLocalDpi xmlns:a14="http://schemas.microsoft.com/office/drawing/2010/main" val="0"/>
                          </a:ext>
                        </a:extLst>
                      </a:blip>
                      <a:stretch>
                        <a:fillRect/>
                      </a:stretch>
                    </pic:blipFill>
                    <pic:spPr>
                      <a:xfrm>
                        <a:off x="0" y="0"/>
                        <a:ext cx="3318086" cy="2605164"/>
                      </a:xfrm>
                      <a:prstGeom prst="rect">
                        <a:avLst/>
                      </a:prstGeom>
                    </pic:spPr>
                  </pic:pic>
                </a:graphicData>
              </a:graphic>
            </wp:inline>
          </w:drawing>
        </w:r>
        <w:r w:rsidR="14220701">
          <w:rPr>
            <w:noProof/>
          </w:rPr>
          <w:drawing>
            <wp:inline distT="0" distB="0" distL="0" distR="0" wp14:anchorId="3A411E99" wp14:editId="1845832F">
              <wp:extent cx="3260461" cy="2533650"/>
              <wp:effectExtent l="0" t="0" r="0" b="0"/>
              <wp:docPr id="1783492538" name="Picture 178349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492538"/>
                      <pic:cNvPicPr/>
                    </pic:nvPicPr>
                    <pic:blipFill>
                      <a:blip r:embed="rId11">
                        <a:extLst>
                          <a:ext uri="{28A0092B-C50C-407E-A947-70E740481C1C}">
                            <a14:useLocalDpi xmlns:a14="http://schemas.microsoft.com/office/drawing/2010/main" val="0"/>
                          </a:ext>
                        </a:extLst>
                      </a:blip>
                      <a:stretch>
                        <a:fillRect/>
                      </a:stretch>
                    </pic:blipFill>
                    <pic:spPr>
                      <a:xfrm>
                        <a:off x="0" y="0"/>
                        <a:ext cx="3260461" cy="2533650"/>
                      </a:xfrm>
                      <a:prstGeom prst="rect">
                        <a:avLst/>
                      </a:prstGeom>
                    </pic:spPr>
                  </pic:pic>
                </a:graphicData>
              </a:graphic>
            </wp:inline>
          </w:drawing>
        </w:r>
      </w:del>
    </w:p>
    <w:p w14:paraId="6DDFA0AA" w14:textId="7EC5284F" w:rsidR="14220701" w:rsidRDefault="14220701" w:rsidP="4309D1E0">
      <w:pPr>
        <w:spacing w:line="480" w:lineRule="auto"/>
        <w:rPr>
          <w:del w:id="75" w:author="Larkin,Joshua P.(Student)" w:date="2025-05-15T03:00:00Z" w16du:dateUtc="2025-05-15T03:00:04Z"/>
        </w:rPr>
      </w:pPr>
      <w:del w:id="76" w:author="Larkin,Joshua P.(Student)" w:date="2025-05-15T03:00:00Z">
        <w:r>
          <w:rPr>
            <w:noProof/>
          </w:rPr>
          <w:lastRenderedPageBreak/>
          <w:drawing>
            <wp:inline distT="0" distB="0" distL="0" distR="0" wp14:anchorId="53636664" wp14:editId="7047A6CE">
              <wp:extent cx="3662104" cy="2828811"/>
              <wp:effectExtent l="0" t="0" r="0" b="0"/>
              <wp:docPr id="614676479" name="Picture 61467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676479"/>
                      <pic:cNvPicPr/>
                    </pic:nvPicPr>
                    <pic:blipFill>
                      <a:blip r:embed="rId12">
                        <a:extLst>
                          <a:ext uri="{28A0092B-C50C-407E-A947-70E740481C1C}">
                            <a14:useLocalDpi xmlns:a14="http://schemas.microsoft.com/office/drawing/2010/main" val="0"/>
                          </a:ext>
                        </a:extLst>
                      </a:blip>
                      <a:stretch>
                        <a:fillRect/>
                      </a:stretch>
                    </pic:blipFill>
                    <pic:spPr>
                      <a:xfrm>
                        <a:off x="0" y="0"/>
                        <a:ext cx="3662104" cy="2828811"/>
                      </a:xfrm>
                      <a:prstGeom prst="rect">
                        <a:avLst/>
                      </a:prstGeom>
                    </pic:spPr>
                  </pic:pic>
                </a:graphicData>
              </a:graphic>
            </wp:inline>
          </w:drawing>
        </w:r>
      </w:del>
    </w:p>
    <w:p w14:paraId="4327DBE1" w14:textId="251FCF59" w:rsidR="2C6F1D15" w:rsidRDefault="2C6F1D15" w:rsidP="4309D1E0">
      <w:pPr>
        <w:spacing w:line="480" w:lineRule="auto"/>
        <w:rPr>
          <w:del w:id="77" w:author="Larkin,Joshua P.(Student)" w:date="2025-05-15T03:00:00Z" w16du:dateUtc="2025-05-15T03:00:04Z"/>
        </w:rPr>
      </w:pPr>
      <w:del w:id="78" w:author="Larkin,Joshua P.(Student)" w:date="2025-05-15T03:00:00Z">
        <w:r>
          <w:rPr>
            <w:noProof/>
          </w:rPr>
          <w:drawing>
            <wp:inline distT="0" distB="0" distL="0" distR="0" wp14:anchorId="41988188" wp14:editId="6EBC571E">
              <wp:extent cx="3716789" cy="2867025"/>
              <wp:effectExtent l="0" t="0" r="0" b="0"/>
              <wp:docPr id="1384537784" name="Picture 138453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537784"/>
                      <pic:cNvPicPr/>
                    </pic:nvPicPr>
                    <pic:blipFill>
                      <a:blip r:embed="rId13">
                        <a:extLst>
                          <a:ext uri="{28A0092B-C50C-407E-A947-70E740481C1C}">
                            <a14:useLocalDpi xmlns:a14="http://schemas.microsoft.com/office/drawing/2010/main" val="0"/>
                          </a:ext>
                        </a:extLst>
                      </a:blip>
                      <a:stretch>
                        <a:fillRect/>
                      </a:stretch>
                    </pic:blipFill>
                    <pic:spPr>
                      <a:xfrm>
                        <a:off x="0" y="0"/>
                        <a:ext cx="3716789" cy="2867025"/>
                      </a:xfrm>
                      <a:prstGeom prst="rect">
                        <a:avLst/>
                      </a:prstGeom>
                    </pic:spPr>
                  </pic:pic>
                </a:graphicData>
              </a:graphic>
            </wp:inline>
          </w:drawing>
        </w:r>
      </w:del>
    </w:p>
    <w:p w14:paraId="74A866EE" w14:textId="51A1A8A2" w:rsidR="26F2AB55" w:rsidRDefault="26F2AB55" w:rsidP="4309D1E0">
      <w:pPr>
        <w:spacing w:line="480" w:lineRule="auto"/>
        <w:rPr>
          <w:del w:id="79" w:author="Larkin,Joshua P.(Student)" w:date="2025-05-15T03:00:00Z" w16du:dateUtc="2025-05-15T03:00:04Z"/>
        </w:rPr>
      </w:pPr>
      <w:del w:id="80" w:author="Larkin,Joshua P.(Student)" w:date="2025-05-15T03:00:00Z">
        <w:r>
          <w:rPr>
            <w:noProof/>
          </w:rPr>
          <w:lastRenderedPageBreak/>
          <w:drawing>
            <wp:inline distT="0" distB="0" distL="0" distR="0" wp14:anchorId="743E4970" wp14:editId="479C8A96">
              <wp:extent cx="3505422" cy="2724092"/>
              <wp:effectExtent l="0" t="0" r="0" b="0"/>
              <wp:docPr id="1387866714" name="Picture 138786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866714"/>
                      <pic:cNvPicPr/>
                    </pic:nvPicPr>
                    <pic:blipFill>
                      <a:blip r:embed="rId14">
                        <a:extLst>
                          <a:ext uri="{28A0092B-C50C-407E-A947-70E740481C1C}">
                            <a14:useLocalDpi xmlns:a14="http://schemas.microsoft.com/office/drawing/2010/main" val="0"/>
                          </a:ext>
                        </a:extLst>
                      </a:blip>
                      <a:stretch>
                        <a:fillRect/>
                      </a:stretch>
                    </pic:blipFill>
                    <pic:spPr>
                      <a:xfrm>
                        <a:off x="0" y="0"/>
                        <a:ext cx="3505422" cy="2724092"/>
                      </a:xfrm>
                      <a:prstGeom prst="rect">
                        <a:avLst/>
                      </a:prstGeom>
                    </pic:spPr>
                  </pic:pic>
                </a:graphicData>
              </a:graphic>
            </wp:inline>
          </w:drawing>
        </w:r>
      </w:del>
    </w:p>
    <w:p w14:paraId="33E28F73" w14:textId="70F62B78" w:rsidR="26F2AB55" w:rsidRDefault="26F2AB55" w:rsidP="4309D1E0">
      <w:pPr>
        <w:spacing w:line="480" w:lineRule="auto"/>
        <w:rPr>
          <w:del w:id="81" w:author="Larkin,Joshua P.(Student)" w:date="2025-05-15T03:00:00Z" w16du:dateUtc="2025-05-15T03:00:04Z"/>
        </w:rPr>
      </w:pPr>
      <w:del w:id="82" w:author="Larkin,Joshua P.(Student)" w:date="2025-05-15T03:00:00Z">
        <w:r>
          <w:rPr>
            <w:noProof/>
          </w:rPr>
          <w:drawing>
            <wp:inline distT="0" distB="0" distL="0" distR="0" wp14:anchorId="2A0F0B7D" wp14:editId="33D6BF39">
              <wp:extent cx="3539344" cy="2771775"/>
              <wp:effectExtent l="0" t="0" r="0" b="0"/>
              <wp:docPr id="1020976123" name="Picture 102097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976123"/>
                      <pic:cNvPicPr/>
                    </pic:nvPicPr>
                    <pic:blipFill>
                      <a:blip r:embed="rId15">
                        <a:extLst>
                          <a:ext uri="{28A0092B-C50C-407E-A947-70E740481C1C}">
                            <a14:useLocalDpi xmlns:a14="http://schemas.microsoft.com/office/drawing/2010/main" val="0"/>
                          </a:ext>
                        </a:extLst>
                      </a:blip>
                      <a:stretch>
                        <a:fillRect/>
                      </a:stretch>
                    </pic:blipFill>
                    <pic:spPr>
                      <a:xfrm>
                        <a:off x="0" y="0"/>
                        <a:ext cx="3539344" cy="2771775"/>
                      </a:xfrm>
                      <a:prstGeom prst="rect">
                        <a:avLst/>
                      </a:prstGeom>
                    </pic:spPr>
                  </pic:pic>
                </a:graphicData>
              </a:graphic>
            </wp:inline>
          </w:drawing>
        </w:r>
      </w:del>
    </w:p>
    <w:p w14:paraId="766F1A30" w14:textId="150A2312" w:rsidR="21E1B5C1" w:rsidRDefault="21E1B5C1" w:rsidP="4309D1E0">
      <w:pPr>
        <w:spacing w:line="480" w:lineRule="auto"/>
        <w:rPr>
          <w:del w:id="83" w:author="Larkin,Joshua P.(Student)" w:date="2025-05-15T03:00:00Z" w16du:dateUtc="2025-05-15T03:00:04Z"/>
        </w:rPr>
      </w:pPr>
      <w:del w:id="84" w:author="Larkin,Joshua P.(Student)" w:date="2025-05-15T03:00:00Z">
        <w:r>
          <w:rPr>
            <w:noProof/>
          </w:rPr>
          <w:lastRenderedPageBreak/>
          <w:drawing>
            <wp:inline distT="0" distB="0" distL="0" distR="0" wp14:anchorId="3E6E7572" wp14:editId="12D48E39">
              <wp:extent cx="3632953" cy="2856557"/>
              <wp:effectExtent l="0" t="0" r="0" b="0"/>
              <wp:docPr id="136163808" name="Picture 13616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63808"/>
                      <pic:cNvPicPr/>
                    </pic:nvPicPr>
                    <pic:blipFill>
                      <a:blip r:embed="rId16">
                        <a:extLst>
                          <a:ext uri="{28A0092B-C50C-407E-A947-70E740481C1C}">
                            <a14:useLocalDpi xmlns:a14="http://schemas.microsoft.com/office/drawing/2010/main" val="0"/>
                          </a:ext>
                        </a:extLst>
                      </a:blip>
                      <a:stretch>
                        <a:fillRect/>
                      </a:stretch>
                    </pic:blipFill>
                    <pic:spPr>
                      <a:xfrm>
                        <a:off x="0" y="0"/>
                        <a:ext cx="3632953" cy="2856557"/>
                      </a:xfrm>
                      <a:prstGeom prst="rect">
                        <a:avLst/>
                      </a:prstGeom>
                    </pic:spPr>
                  </pic:pic>
                </a:graphicData>
              </a:graphic>
            </wp:inline>
          </w:drawing>
        </w:r>
      </w:del>
    </w:p>
    <w:p w14:paraId="07F5D962" w14:textId="142CC951" w:rsidR="21E1B5C1" w:rsidRDefault="21E1B5C1" w:rsidP="4309D1E0">
      <w:pPr>
        <w:spacing w:line="480" w:lineRule="auto"/>
      </w:pPr>
      <w:r>
        <w:t>When prompted click finish.</w:t>
      </w:r>
    </w:p>
    <w:p w14:paraId="41677535" w14:textId="2DFC4099" w:rsidR="21E1B5C1" w:rsidRDefault="21E1B5C1" w:rsidP="4309D1E0">
      <w:pPr>
        <w:spacing w:line="480" w:lineRule="auto"/>
      </w:pPr>
      <w:r>
        <w:t xml:space="preserve">Suricata Installation: </w:t>
      </w:r>
    </w:p>
    <w:p w14:paraId="226AD155" w14:textId="3063D178" w:rsidR="21E1B5C1" w:rsidRDefault="21E1B5C1" w:rsidP="4309D1E0">
      <w:pPr>
        <w:spacing w:line="480" w:lineRule="auto"/>
      </w:pPr>
      <w:r>
        <w:t>Download Suricata from suricata.io/download/</w:t>
      </w:r>
    </w:p>
    <w:p w14:paraId="68D207DB" w14:textId="77777777" w:rsidR="001619C0" w:rsidRDefault="21E1B5C1">
      <w:pPr>
        <w:keepNext/>
        <w:spacing w:line="480" w:lineRule="auto"/>
        <w:rPr>
          <w:ins w:id="85" w:author="Larkin,Joshua P.(Student)" w:date="2025-05-14T23:12:00Z" w16du:dateUtc="2025-05-15T03:12:00Z"/>
        </w:rPr>
        <w:pPrChange w:id="86" w:author="Larkin,Joshua P.(Student)" w:date="2025-05-14T23:12:00Z" w16du:dateUtc="2025-05-15T03:12:00Z">
          <w:pPr>
            <w:spacing w:line="480" w:lineRule="auto"/>
          </w:pPr>
        </w:pPrChange>
      </w:pPr>
      <w:r>
        <w:rPr>
          <w:noProof/>
        </w:rPr>
        <w:drawing>
          <wp:inline distT="0" distB="0" distL="0" distR="0" wp14:anchorId="09EC5A4A" wp14:editId="12087339">
            <wp:extent cx="5943600" cy="2428875"/>
            <wp:effectExtent l="0" t="0" r="0" b="0"/>
            <wp:docPr id="1596268771" name="Picture 15962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5C845784" w14:textId="18073DDE" w:rsidR="001619C0" w:rsidRDefault="001619C0" w:rsidP="001619C0">
      <w:pPr>
        <w:pStyle w:val="Caption"/>
        <w:rPr>
          <w:ins w:id="87" w:author="Larkin,Joshua P.(Student)" w:date="2025-05-14T23:12:00Z" w16du:dateUtc="2025-05-15T03:12:00Z"/>
        </w:rPr>
      </w:pPr>
      <w:ins w:id="88" w:author="Larkin,Joshua P.(Student)" w:date="2025-05-14T23:12:00Z" w16du:dateUtc="2025-05-15T03:12:00Z">
        <w:r>
          <w:t xml:space="preserve">Figure </w:t>
        </w:r>
        <w:r>
          <w:fldChar w:fldCharType="begin"/>
        </w:r>
        <w:r>
          <w:instrText xml:space="preserve"> SEQ Figure \* ARABIC </w:instrText>
        </w:r>
      </w:ins>
      <w:r>
        <w:fldChar w:fldCharType="separate"/>
      </w:r>
      <w:ins w:id="89" w:author="Larkin,Joshua P.(Student)" w:date="2025-05-14T23:55:00Z" w16du:dateUtc="2025-05-15T03:55:00Z">
        <w:r w:rsidR="00B47573">
          <w:rPr>
            <w:noProof/>
          </w:rPr>
          <w:t>2</w:t>
        </w:r>
      </w:ins>
      <w:ins w:id="90" w:author="Larkin,Joshua P.(Student)" w:date="2025-05-14T23:12:00Z" w16du:dateUtc="2025-05-15T03:12:00Z">
        <w:r>
          <w:fldChar w:fldCharType="end"/>
        </w:r>
        <w:r>
          <w:t xml:space="preserve"> Suricata </w:t>
        </w:r>
        <w:r w:rsidR="003F491D">
          <w:t>Download</w:t>
        </w:r>
      </w:ins>
    </w:p>
    <w:p w14:paraId="5EF0D423" w14:textId="700E1F42" w:rsidR="21E1B5C1" w:rsidRDefault="21E1B5C1" w:rsidP="4309D1E0">
      <w:pPr>
        <w:spacing w:line="480" w:lineRule="auto"/>
      </w:pPr>
      <w:r>
        <w:t>Af</w:t>
      </w:r>
      <w:r w:rsidR="7070C01A">
        <w:t xml:space="preserve">ter </w:t>
      </w:r>
      <w:proofErr w:type="gramStart"/>
      <w:r w:rsidR="7070C01A">
        <w:t>download</w:t>
      </w:r>
      <w:proofErr w:type="gramEnd"/>
      <w:r w:rsidR="7070C01A">
        <w:t xml:space="preserve"> has completed run the installation file.</w:t>
      </w:r>
    </w:p>
    <w:p w14:paraId="175BB798" w14:textId="009D8664" w:rsidR="7070C01A" w:rsidRDefault="7070C01A" w:rsidP="4309D1E0">
      <w:pPr>
        <w:spacing w:line="480" w:lineRule="auto"/>
        <w:rPr>
          <w:del w:id="91" w:author="Larkin,Joshua P.(Student)" w:date="2025-05-15T03:00:00Z" w16du:dateUtc="2025-05-15T03:00:23Z"/>
        </w:rPr>
      </w:pPr>
      <w:del w:id="92" w:author="Larkin,Joshua P.(Student)" w:date="2025-05-15T03:00:00Z">
        <w:r>
          <w:rPr>
            <w:noProof/>
          </w:rPr>
          <w:lastRenderedPageBreak/>
          <w:drawing>
            <wp:inline distT="0" distB="0" distL="0" distR="0" wp14:anchorId="292E9367" wp14:editId="4B046AF7">
              <wp:extent cx="3809904" cy="2954776"/>
              <wp:effectExtent l="0" t="0" r="0" b="0"/>
              <wp:docPr id="1082360542" name="Picture 108236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360542"/>
                      <pic:cNvPicPr/>
                    </pic:nvPicPr>
                    <pic:blipFill>
                      <a:blip r:embed="rId18">
                        <a:extLst>
                          <a:ext uri="{28A0092B-C50C-407E-A947-70E740481C1C}">
                            <a14:useLocalDpi xmlns:a14="http://schemas.microsoft.com/office/drawing/2010/main" val="0"/>
                          </a:ext>
                        </a:extLst>
                      </a:blip>
                      <a:stretch>
                        <a:fillRect/>
                      </a:stretch>
                    </pic:blipFill>
                    <pic:spPr>
                      <a:xfrm>
                        <a:off x="0" y="0"/>
                        <a:ext cx="3809904" cy="2954776"/>
                      </a:xfrm>
                      <a:prstGeom prst="rect">
                        <a:avLst/>
                      </a:prstGeom>
                    </pic:spPr>
                  </pic:pic>
                </a:graphicData>
              </a:graphic>
            </wp:inline>
          </w:drawing>
        </w:r>
      </w:del>
    </w:p>
    <w:p w14:paraId="690B2D7C" w14:textId="5A961427" w:rsidR="7070C01A" w:rsidRDefault="7070C01A" w:rsidP="4309D1E0">
      <w:pPr>
        <w:spacing w:line="480" w:lineRule="auto"/>
        <w:rPr>
          <w:del w:id="93" w:author="Larkin,Joshua P.(Student)" w:date="2025-05-15T03:00:00Z" w16du:dateUtc="2025-05-15T03:00:23Z"/>
        </w:rPr>
      </w:pPr>
      <w:del w:id="94" w:author="Larkin,Joshua P.(Student)" w:date="2025-05-15T03:00:00Z">
        <w:r>
          <w:rPr>
            <w:noProof/>
          </w:rPr>
          <w:drawing>
            <wp:inline distT="0" distB="0" distL="0" distR="0" wp14:anchorId="2419410B" wp14:editId="5C6E40D4">
              <wp:extent cx="3812862" cy="2998017"/>
              <wp:effectExtent l="0" t="0" r="0" b="0"/>
              <wp:docPr id="354086992" name="Picture 3540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86992"/>
                      <pic:cNvPicPr/>
                    </pic:nvPicPr>
                    <pic:blipFill>
                      <a:blip r:embed="rId19">
                        <a:extLst>
                          <a:ext uri="{28A0092B-C50C-407E-A947-70E740481C1C}">
                            <a14:useLocalDpi xmlns:a14="http://schemas.microsoft.com/office/drawing/2010/main" val="0"/>
                          </a:ext>
                        </a:extLst>
                      </a:blip>
                      <a:stretch>
                        <a:fillRect/>
                      </a:stretch>
                    </pic:blipFill>
                    <pic:spPr>
                      <a:xfrm>
                        <a:off x="0" y="0"/>
                        <a:ext cx="3812862" cy="2998017"/>
                      </a:xfrm>
                      <a:prstGeom prst="rect">
                        <a:avLst/>
                      </a:prstGeom>
                    </pic:spPr>
                  </pic:pic>
                </a:graphicData>
              </a:graphic>
            </wp:inline>
          </w:drawing>
        </w:r>
      </w:del>
    </w:p>
    <w:p w14:paraId="1A791A42" w14:textId="32819AA8" w:rsidR="7070C01A" w:rsidRDefault="7070C01A" w:rsidP="4309D1E0">
      <w:pPr>
        <w:spacing w:line="480" w:lineRule="auto"/>
        <w:rPr>
          <w:del w:id="95" w:author="Larkin,Joshua P.(Student)" w:date="2025-05-15T03:00:00Z" w16du:dateUtc="2025-05-15T03:00:23Z"/>
        </w:rPr>
      </w:pPr>
      <w:del w:id="96" w:author="Larkin,Joshua P.(Student)" w:date="2025-05-15T03:00:00Z">
        <w:r>
          <w:rPr>
            <w:noProof/>
          </w:rPr>
          <w:lastRenderedPageBreak/>
          <w:drawing>
            <wp:inline distT="0" distB="0" distL="0" distR="0" wp14:anchorId="5BC64DAD" wp14:editId="130D3818">
              <wp:extent cx="3934851" cy="3111092"/>
              <wp:effectExtent l="0" t="0" r="0" b="0"/>
              <wp:docPr id="45106217" name="Picture 4510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06217"/>
                      <pic:cNvPicPr/>
                    </pic:nvPicPr>
                    <pic:blipFill>
                      <a:blip r:embed="rId20">
                        <a:extLst>
                          <a:ext uri="{28A0092B-C50C-407E-A947-70E740481C1C}">
                            <a14:useLocalDpi xmlns:a14="http://schemas.microsoft.com/office/drawing/2010/main" val="0"/>
                          </a:ext>
                        </a:extLst>
                      </a:blip>
                      <a:stretch>
                        <a:fillRect/>
                      </a:stretch>
                    </pic:blipFill>
                    <pic:spPr>
                      <a:xfrm>
                        <a:off x="0" y="0"/>
                        <a:ext cx="3934851" cy="3111092"/>
                      </a:xfrm>
                      <a:prstGeom prst="rect">
                        <a:avLst/>
                      </a:prstGeom>
                    </pic:spPr>
                  </pic:pic>
                </a:graphicData>
              </a:graphic>
            </wp:inline>
          </w:drawing>
        </w:r>
      </w:del>
    </w:p>
    <w:p w14:paraId="0A247234" w14:textId="10638104" w:rsidR="7070C01A" w:rsidRDefault="7070C01A" w:rsidP="4309D1E0">
      <w:pPr>
        <w:spacing w:line="480" w:lineRule="auto"/>
        <w:rPr>
          <w:del w:id="97" w:author="Larkin,Joshua P.(Student)" w:date="2025-05-15T03:00:00Z" w16du:dateUtc="2025-05-15T03:00:23Z"/>
        </w:rPr>
      </w:pPr>
      <w:del w:id="98" w:author="Larkin,Joshua P.(Student)" w:date="2025-05-15T03:00:00Z">
        <w:r>
          <w:rPr>
            <w:noProof/>
          </w:rPr>
          <w:drawing>
            <wp:inline distT="0" distB="0" distL="0" distR="0" wp14:anchorId="5FDF86FE" wp14:editId="3087AE85">
              <wp:extent cx="3960748" cy="3003204"/>
              <wp:effectExtent l="0" t="0" r="0" b="0"/>
              <wp:docPr id="683928621" name="Picture 68392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928621"/>
                      <pic:cNvPicPr/>
                    </pic:nvPicPr>
                    <pic:blipFill>
                      <a:blip r:embed="rId21">
                        <a:extLst>
                          <a:ext uri="{28A0092B-C50C-407E-A947-70E740481C1C}">
                            <a14:useLocalDpi xmlns:a14="http://schemas.microsoft.com/office/drawing/2010/main" val="0"/>
                          </a:ext>
                        </a:extLst>
                      </a:blip>
                      <a:stretch>
                        <a:fillRect/>
                      </a:stretch>
                    </pic:blipFill>
                    <pic:spPr>
                      <a:xfrm>
                        <a:off x="0" y="0"/>
                        <a:ext cx="3960748" cy="3003204"/>
                      </a:xfrm>
                      <a:prstGeom prst="rect">
                        <a:avLst/>
                      </a:prstGeom>
                    </pic:spPr>
                  </pic:pic>
                </a:graphicData>
              </a:graphic>
            </wp:inline>
          </w:drawing>
        </w:r>
      </w:del>
    </w:p>
    <w:p w14:paraId="1EDF56CA" w14:textId="2511CBA5" w:rsidR="7070C01A" w:rsidRDefault="7070C01A" w:rsidP="4309D1E0">
      <w:pPr>
        <w:spacing w:line="480" w:lineRule="auto"/>
      </w:pPr>
      <w:del w:id="99" w:author="Larkin,Joshua P.(Student)" w:date="2025-05-15T03:00:00Z">
        <w:r>
          <w:rPr>
            <w:noProof/>
          </w:rPr>
          <w:lastRenderedPageBreak/>
          <w:drawing>
            <wp:inline distT="0" distB="0" distL="0" distR="0" wp14:anchorId="5D147635" wp14:editId="68A2D0A9">
              <wp:extent cx="4120931" cy="3250311"/>
              <wp:effectExtent l="0" t="0" r="0" b="0"/>
              <wp:docPr id="1323564661" name="Picture 132356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564661"/>
                      <pic:cNvPicPr/>
                    </pic:nvPicPr>
                    <pic:blipFill>
                      <a:blip r:embed="rId22">
                        <a:extLst>
                          <a:ext uri="{28A0092B-C50C-407E-A947-70E740481C1C}">
                            <a14:useLocalDpi xmlns:a14="http://schemas.microsoft.com/office/drawing/2010/main" val="0"/>
                          </a:ext>
                        </a:extLst>
                      </a:blip>
                      <a:stretch>
                        <a:fillRect/>
                      </a:stretch>
                    </pic:blipFill>
                    <pic:spPr>
                      <a:xfrm>
                        <a:off x="0" y="0"/>
                        <a:ext cx="4120931" cy="3250311"/>
                      </a:xfrm>
                      <a:prstGeom prst="rect">
                        <a:avLst/>
                      </a:prstGeom>
                    </pic:spPr>
                  </pic:pic>
                </a:graphicData>
              </a:graphic>
            </wp:inline>
          </w:drawing>
        </w:r>
      </w:del>
    </w:p>
    <w:p w14:paraId="69170BAE" w14:textId="3A0B6E45" w:rsidR="7070C01A" w:rsidRDefault="7070C01A" w:rsidP="4309D1E0">
      <w:pPr>
        <w:spacing w:line="480" w:lineRule="auto"/>
      </w:pPr>
      <w:r>
        <w:t xml:space="preserve">As necessitated by the Suricata </w:t>
      </w:r>
      <w:proofErr w:type="gramStart"/>
      <w:r>
        <w:t>install</w:t>
      </w:r>
      <w:proofErr w:type="gramEnd"/>
      <w:r>
        <w:t xml:space="preserve">, </w:t>
      </w:r>
      <w:proofErr w:type="spellStart"/>
      <w:r>
        <w:t>npcap</w:t>
      </w:r>
      <w:proofErr w:type="spellEnd"/>
      <w:r>
        <w:t xml:space="preserve"> must be installed. This can be obtained from npcap.com/</w:t>
      </w:r>
      <w:proofErr w:type="spellStart"/>
      <w:r w:rsidR="60AE1893">
        <w:t>dist</w:t>
      </w:r>
      <w:proofErr w:type="spellEnd"/>
      <w:r w:rsidR="60AE1893">
        <w:t>/.</w:t>
      </w:r>
    </w:p>
    <w:p w14:paraId="55984333" w14:textId="77777777" w:rsidR="001619C0" w:rsidRDefault="60AE1893">
      <w:pPr>
        <w:keepNext/>
        <w:spacing w:line="480" w:lineRule="auto"/>
        <w:rPr>
          <w:ins w:id="100" w:author="Larkin,Joshua P.(Student)" w:date="2025-05-14T23:12:00Z" w16du:dateUtc="2025-05-15T03:12:00Z"/>
        </w:rPr>
        <w:pPrChange w:id="101" w:author="Larkin,Joshua P.(Student)" w:date="2025-05-14T23:12:00Z" w16du:dateUtc="2025-05-15T03:12:00Z">
          <w:pPr>
            <w:spacing w:line="480" w:lineRule="auto"/>
          </w:pPr>
        </w:pPrChange>
      </w:pPr>
      <w:r>
        <w:rPr>
          <w:noProof/>
        </w:rPr>
        <w:drawing>
          <wp:inline distT="0" distB="0" distL="0" distR="0" wp14:anchorId="50CD9D27" wp14:editId="37C7D142">
            <wp:extent cx="5943600" cy="2762250"/>
            <wp:effectExtent l="0" t="0" r="0" b="0"/>
            <wp:docPr id="1809143927" name="Picture 180914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4D56E3FA" w14:textId="167C52B4" w:rsidR="001619C0" w:rsidRDefault="001619C0" w:rsidP="001619C0">
      <w:pPr>
        <w:pStyle w:val="Caption"/>
        <w:rPr>
          <w:ins w:id="102" w:author="Larkin,Joshua P.(Student)" w:date="2025-05-14T23:12:00Z" w16du:dateUtc="2025-05-15T03:12:00Z"/>
        </w:rPr>
      </w:pPr>
      <w:ins w:id="103" w:author="Larkin,Joshua P.(Student)" w:date="2025-05-14T23:12:00Z" w16du:dateUtc="2025-05-15T03:12:00Z">
        <w:r>
          <w:t xml:space="preserve">Figure </w:t>
        </w:r>
        <w:r>
          <w:fldChar w:fldCharType="begin"/>
        </w:r>
        <w:r>
          <w:instrText xml:space="preserve"> SEQ Figure \* ARABIC </w:instrText>
        </w:r>
      </w:ins>
      <w:r>
        <w:fldChar w:fldCharType="separate"/>
      </w:r>
      <w:ins w:id="104" w:author="Larkin,Joshua P.(Student)" w:date="2025-05-14T23:55:00Z" w16du:dateUtc="2025-05-15T03:55:00Z">
        <w:r w:rsidR="00B47573">
          <w:rPr>
            <w:noProof/>
          </w:rPr>
          <w:t>3</w:t>
        </w:r>
      </w:ins>
      <w:ins w:id="105" w:author="Larkin,Joshua P.(Student)" w:date="2025-05-14T23:12:00Z" w16du:dateUtc="2025-05-15T03:12:00Z">
        <w:r>
          <w:fldChar w:fldCharType="end"/>
        </w:r>
        <w:r>
          <w:t xml:space="preserve"> </w:t>
        </w:r>
        <w:proofErr w:type="spellStart"/>
        <w:r>
          <w:t>Npcap</w:t>
        </w:r>
        <w:proofErr w:type="spellEnd"/>
        <w:r>
          <w:t xml:space="preserve"> Download</w:t>
        </w:r>
      </w:ins>
    </w:p>
    <w:p w14:paraId="15F31C6F" w14:textId="110A5CD6" w:rsidR="60AE1893" w:rsidRDefault="60AE1893" w:rsidP="4309D1E0">
      <w:pPr>
        <w:spacing w:line="480" w:lineRule="auto"/>
      </w:pPr>
      <w:proofErr w:type="spellStart"/>
      <w:r>
        <w:lastRenderedPageBreak/>
        <w:t>Npcap</w:t>
      </w:r>
      <w:proofErr w:type="spellEnd"/>
      <w:r>
        <w:t xml:space="preserve"> 1.81 was selected and installed. Upon completion of the download run the in</w:t>
      </w:r>
      <w:r w:rsidR="5E3C6B23">
        <w:t>staller.</w:t>
      </w:r>
    </w:p>
    <w:p w14:paraId="72B0AA3C" w14:textId="3A3B19C2" w:rsidR="5E3C6B23" w:rsidRDefault="5E3C6B23" w:rsidP="4309D1E0">
      <w:pPr>
        <w:spacing w:line="480" w:lineRule="auto"/>
        <w:rPr>
          <w:del w:id="106" w:author="Larkin,Joshua P.(Student)" w:date="2025-05-15T03:00:00Z" w16du:dateUtc="2025-05-15T03:00:38Z"/>
        </w:rPr>
      </w:pPr>
      <w:del w:id="107" w:author="Larkin,Joshua P.(Student)" w:date="2025-05-15T03:00:00Z">
        <w:r>
          <w:rPr>
            <w:noProof/>
          </w:rPr>
          <w:drawing>
            <wp:inline distT="0" distB="0" distL="0" distR="0" wp14:anchorId="3AF538E7" wp14:editId="7E23739C">
              <wp:extent cx="3498725" cy="2549399"/>
              <wp:effectExtent l="0" t="0" r="0" b="0"/>
              <wp:docPr id="38711170" name="Picture 3871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1170"/>
                      <pic:cNvPicPr/>
                    </pic:nvPicPr>
                    <pic:blipFill>
                      <a:blip r:embed="rId24">
                        <a:extLst>
                          <a:ext uri="{28A0092B-C50C-407E-A947-70E740481C1C}">
                            <a14:useLocalDpi xmlns:a14="http://schemas.microsoft.com/office/drawing/2010/main" val="0"/>
                          </a:ext>
                        </a:extLst>
                      </a:blip>
                      <a:stretch>
                        <a:fillRect/>
                      </a:stretch>
                    </pic:blipFill>
                    <pic:spPr>
                      <a:xfrm>
                        <a:off x="0" y="0"/>
                        <a:ext cx="3498725" cy="2549399"/>
                      </a:xfrm>
                      <a:prstGeom prst="rect">
                        <a:avLst/>
                      </a:prstGeom>
                    </pic:spPr>
                  </pic:pic>
                </a:graphicData>
              </a:graphic>
            </wp:inline>
          </w:drawing>
        </w:r>
      </w:del>
    </w:p>
    <w:p w14:paraId="1DAA16E5" w14:textId="4FF54D28" w:rsidR="5E3C6B23" w:rsidRDefault="5E3C6B23" w:rsidP="4309D1E0">
      <w:pPr>
        <w:spacing w:line="480" w:lineRule="auto"/>
        <w:rPr>
          <w:del w:id="108" w:author="Larkin,Joshua P.(Student)" w:date="2025-05-15T03:00:00Z" w16du:dateUtc="2025-05-15T03:00:38Z"/>
        </w:rPr>
      </w:pPr>
      <w:del w:id="109" w:author="Larkin,Joshua P.(Student)" w:date="2025-05-15T03:00:00Z">
        <w:r>
          <w:rPr>
            <w:noProof/>
          </w:rPr>
          <w:drawing>
            <wp:inline distT="0" distB="0" distL="0" distR="0" wp14:anchorId="6847B472" wp14:editId="62F34A58">
              <wp:extent cx="3572658" cy="2781112"/>
              <wp:effectExtent l="0" t="0" r="0" b="0"/>
              <wp:docPr id="1216322064" name="Picture 121632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322064"/>
                      <pic:cNvPicPr/>
                    </pic:nvPicPr>
                    <pic:blipFill>
                      <a:blip r:embed="rId25">
                        <a:extLst>
                          <a:ext uri="{28A0092B-C50C-407E-A947-70E740481C1C}">
                            <a14:useLocalDpi xmlns:a14="http://schemas.microsoft.com/office/drawing/2010/main" val="0"/>
                          </a:ext>
                        </a:extLst>
                      </a:blip>
                      <a:stretch>
                        <a:fillRect/>
                      </a:stretch>
                    </pic:blipFill>
                    <pic:spPr>
                      <a:xfrm>
                        <a:off x="0" y="0"/>
                        <a:ext cx="3572658" cy="2781112"/>
                      </a:xfrm>
                      <a:prstGeom prst="rect">
                        <a:avLst/>
                      </a:prstGeom>
                    </pic:spPr>
                  </pic:pic>
                </a:graphicData>
              </a:graphic>
            </wp:inline>
          </w:drawing>
        </w:r>
      </w:del>
    </w:p>
    <w:p w14:paraId="0179A89B" w14:textId="26F721BD" w:rsidR="5E3C6B23" w:rsidRDefault="5E3C6B23" w:rsidP="4309D1E0">
      <w:pPr>
        <w:spacing w:line="480" w:lineRule="auto"/>
        <w:rPr>
          <w:del w:id="110" w:author="Larkin,Joshua P.(Student)" w:date="2025-05-15T03:00:00Z" w16du:dateUtc="2025-05-15T03:00:38Z"/>
        </w:rPr>
      </w:pPr>
      <w:del w:id="111" w:author="Larkin,Joshua P.(Student)" w:date="2025-05-15T03:00:00Z">
        <w:r>
          <w:rPr>
            <w:noProof/>
          </w:rPr>
          <w:lastRenderedPageBreak/>
          <w:drawing>
            <wp:inline distT="0" distB="0" distL="0" distR="0" wp14:anchorId="0D143834" wp14:editId="1DB4B265">
              <wp:extent cx="3645700" cy="2856651"/>
              <wp:effectExtent l="0" t="0" r="0" b="0"/>
              <wp:docPr id="1572189745" name="Picture 157218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189745"/>
                      <pic:cNvPicPr/>
                    </pic:nvPicPr>
                    <pic:blipFill>
                      <a:blip r:embed="rId26">
                        <a:extLst>
                          <a:ext uri="{28A0092B-C50C-407E-A947-70E740481C1C}">
                            <a14:useLocalDpi xmlns:a14="http://schemas.microsoft.com/office/drawing/2010/main" val="0"/>
                          </a:ext>
                        </a:extLst>
                      </a:blip>
                      <a:stretch>
                        <a:fillRect/>
                      </a:stretch>
                    </pic:blipFill>
                    <pic:spPr>
                      <a:xfrm>
                        <a:off x="0" y="0"/>
                        <a:ext cx="3645700" cy="2856651"/>
                      </a:xfrm>
                      <a:prstGeom prst="rect">
                        <a:avLst/>
                      </a:prstGeom>
                    </pic:spPr>
                  </pic:pic>
                </a:graphicData>
              </a:graphic>
            </wp:inline>
          </w:drawing>
        </w:r>
      </w:del>
    </w:p>
    <w:p w14:paraId="6F646A93" w14:textId="23FDE817" w:rsidR="5E3C6B23" w:rsidRDefault="5E3C6B23" w:rsidP="4309D1E0">
      <w:pPr>
        <w:spacing w:line="480" w:lineRule="auto"/>
        <w:rPr>
          <w:del w:id="112" w:author="Larkin,Joshua P.(Student)" w:date="2025-05-15T03:00:00Z" w16du:dateUtc="2025-05-15T03:00:38Z"/>
        </w:rPr>
      </w:pPr>
      <w:del w:id="113" w:author="Larkin,Joshua P.(Student)" w:date="2025-05-15T03:00:00Z">
        <w:r>
          <w:rPr>
            <w:noProof/>
          </w:rPr>
          <w:drawing>
            <wp:inline distT="0" distB="0" distL="0" distR="0" wp14:anchorId="1FF5FCF0" wp14:editId="06E71D35">
              <wp:extent cx="3678093" cy="2846843"/>
              <wp:effectExtent l="0" t="0" r="0" b="0"/>
              <wp:docPr id="1331592020" name="Picture 13315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592020"/>
                      <pic:cNvPicPr/>
                    </pic:nvPicPr>
                    <pic:blipFill>
                      <a:blip r:embed="rId27">
                        <a:extLst>
                          <a:ext uri="{28A0092B-C50C-407E-A947-70E740481C1C}">
                            <a14:useLocalDpi xmlns:a14="http://schemas.microsoft.com/office/drawing/2010/main" val="0"/>
                          </a:ext>
                        </a:extLst>
                      </a:blip>
                      <a:stretch>
                        <a:fillRect/>
                      </a:stretch>
                    </pic:blipFill>
                    <pic:spPr>
                      <a:xfrm>
                        <a:off x="0" y="0"/>
                        <a:ext cx="3678093" cy="2846843"/>
                      </a:xfrm>
                      <a:prstGeom prst="rect">
                        <a:avLst/>
                      </a:prstGeom>
                    </pic:spPr>
                  </pic:pic>
                </a:graphicData>
              </a:graphic>
            </wp:inline>
          </w:drawing>
        </w:r>
      </w:del>
    </w:p>
    <w:p w14:paraId="66920188" w14:textId="5B8DA5FE" w:rsidR="5E3C6B23" w:rsidRDefault="5E3C6B23" w:rsidP="4309D1E0">
      <w:pPr>
        <w:spacing w:line="480" w:lineRule="auto"/>
      </w:pPr>
      <w:r>
        <w:t>Select to finish once prompted.</w:t>
      </w:r>
    </w:p>
    <w:p w14:paraId="3F7DC786" w14:textId="2AB7647F" w:rsidR="5E3C6B23" w:rsidRDefault="5E3C6B23" w:rsidP="4309D1E0">
      <w:pPr>
        <w:spacing w:line="480" w:lineRule="auto"/>
      </w:pPr>
      <w:r>
        <w:t>Snort Installation:</w:t>
      </w:r>
    </w:p>
    <w:p w14:paraId="74246250" w14:textId="1171AF08" w:rsidR="5E3C6B23" w:rsidRDefault="5E3C6B23" w:rsidP="4309D1E0">
      <w:pPr>
        <w:spacing w:line="480" w:lineRule="auto"/>
      </w:pPr>
      <w:r>
        <w:t>First the installation was downloaded from the site snort.org.</w:t>
      </w:r>
    </w:p>
    <w:p w14:paraId="477A67FA" w14:textId="77777777" w:rsidR="003F491D" w:rsidRDefault="5E3C6B23">
      <w:pPr>
        <w:keepNext/>
        <w:spacing w:line="480" w:lineRule="auto"/>
        <w:rPr>
          <w:ins w:id="114" w:author="Larkin,Joshua P.(Student)" w:date="2025-05-14T23:13:00Z" w16du:dateUtc="2025-05-15T03:13:00Z"/>
        </w:rPr>
        <w:pPrChange w:id="115" w:author="Larkin,Joshua P.(Student)" w:date="2025-05-14T23:13:00Z" w16du:dateUtc="2025-05-15T03:13:00Z">
          <w:pPr>
            <w:spacing w:line="480" w:lineRule="auto"/>
          </w:pPr>
        </w:pPrChange>
      </w:pPr>
      <w:r>
        <w:rPr>
          <w:noProof/>
        </w:rPr>
        <w:lastRenderedPageBreak/>
        <w:drawing>
          <wp:inline distT="0" distB="0" distL="0" distR="0" wp14:anchorId="1F6631FF" wp14:editId="2159D1D2">
            <wp:extent cx="5943600" cy="2400300"/>
            <wp:effectExtent l="0" t="0" r="0" b="0"/>
            <wp:docPr id="247896344" name="Picture 24789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3DF3B657" w14:textId="6C3D9657" w:rsidR="003F491D" w:rsidRDefault="003F491D" w:rsidP="003F491D">
      <w:pPr>
        <w:pStyle w:val="Caption"/>
        <w:rPr>
          <w:ins w:id="116" w:author="Larkin,Joshua P.(Student)" w:date="2025-05-14T23:13:00Z" w16du:dateUtc="2025-05-15T03:13:00Z"/>
        </w:rPr>
      </w:pPr>
      <w:ins w:id="117" w:author="Larkin,Joshua P.(Student)" w:date="2025-05-14T23:13:00Z" w16du:dateUtc="2025-05-15T03:13:00Z">
        <w:r>
          <w:t xml:space="preserve">Figure </w:t>
        </w:r>
        <w:r>
          <w:fldChar w:fldCharType="begin"/>
        </w:r>
        <w:r>
          <w:instrText xml:space="preserve"> SEQ Figure \* ARABIC </w:instrText>
        </w:r>
      </w:ins>
      <w:r>
        <w:fldChar w:fldCharType="separate"/>
      </w:r>
      <w:ins w:id="118" w:author="Larkin,Joshua P.(Student)" w:date="2025-05-14T23:55:00Z" w16du:dateUtc="2025-05-15T03:55:00Z">
        <w:r w:rsidR="00B47573">
          <w:rPr>
            <w:noProof/>
          </w:rPr>
          <w:t>4</w:t>
        </w:r>
      </w:ins>
      <w:ins w:id="119" w:author="Larkin,Joshua P.(Student)" w:date="2025-05-14T23:13:00Z" w16du:dateUtc="2025-05-15T03:13:00Z">
        <w:r>
          <w:fldChar w:fldCharType="end"/>
        </w:r>
        <w:r>
          <w:t xml:space="preserve"> Snort 2 Download</w:t>
        </w:r>
      </w:ins>
    </w:p>
    <w:p w14:paraId="63F8B12F" w14:textId="168A01F9" w:rsidR="5E3C6B23" w:rsidRDefault="5E3C6B23" w:rsidP="4309D1E0">
      <w:pPr>
        <w:spacing w:line="480" w:lineRule="auto"/>
      </w:pPr>
      <w:r>
        <w:t>Snort version 2 is what will be tested.</w:t>
      </w:r>
    </w:p>
    <w:p w14:paraId="3F1B6609" w14:textId="006877BB" w:rsidR="5E3C6B23" w:rsidRDefault="5E3C6B23" w:rsidP="4309D1E0">
      <w:pPr>
        <w:spacing w:line="480" w:lineRule="auto"/>
      </w:pPr>
      <w:r>
        <w:t>Once the binary was downloaded the installer was run.</w:t>
      </w:r>
    </w:p>
    <w:p w14:paraId="280B7295" w14:textId="3E3FA90E" w:rsidR="5E3C6B23" w:rsidRDefault="5E3C6B23" w:rsidP="4309D1E0">
      <w:pPr>
        <w:spacing w:line="480" w:lineRule="auto"/>
        <w:rPr>
          <w:del w:id="120" w:author="Larkin,Joshua P.(Student)" w:date="2025-05-15T03:00:00Z" w16du:dateUtc="2025-05-15T03:00:48Z"/>
        </w:rPr>
      </w:pPr>
      <w:del w:id="121" w:author="Larkin,Joshua P.(Student)" w:date="2025-05-15T03:00:00Z">
        <w:r>
          <w:rPr>
            <w:noProof/>
          </w:rPr>
          <w:drawing>
            <wp:inline distT="0" distB="0" distL="0" distR="0" wp14:anchorId="50FED9A8" wp14:editId="1FE7B76A">
              <wp:extent cx="3532643" cy="2593684"/>
              <wp:effectExtent l="0" t="0" r="0" b="0"/>
              <wp:docPr id="232507222" name="Picture 23250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07222"/>
                      <pic:cNvPicPr/>
                    </pic:nvPicPr>
                    <pic:blipFill>
                      <a:blip r:embed="rId29">
                        <a:extLst>
                          <a:ext uri="{28A0092B-C50C-407E-A947-70E740481C1C}">
                            <a14:useLocalDpi xmlns:a14="http://schemas.microsoft.com/office/drawing/2010/main" val="0"/>
                          </a:ext>
                        </a:extLst>
                      </a:blip>
                      <a:stretch>
                        <a:fillRect/>
                      </a:stretch>
                    </pic:blipFill>
                    <pic:spPr>
                      <a:xfrm>
                        <a:off x="0" y="0"/>
                        <a:ext cx="3532643" cy="2593684"/>
                      </a:xfrm>
                      <a:prstGeom prst="rect">
                        <a:avLst/>
                      </a:prstGeom>
                    </pic:spPr>
                  </pic:pic>
                </a:graphicData>
              </a:graphic>
            </wp:inline>
          </w:drawing>
        </w:r>
      </w:del>
    </w:p>
    <w:p w14:paraId="290D8968" w14:textId="1B10F1E2" w:rsidR="5E3C6B23" w:rsidRDefault="5E3C6B23" w:rsidP="4309D1E0">
      <w:pPr>
        <w:spacing w:line="480" w:lineRule="auto"/>
        <w:rPr>
          <w:del w:id="122" w:author="Larkin,Joshua P.(Student)" w:date="2025-05-15T03:00:00Z" w16du:dateUtc="2025-05-15T03:00:48Z"/>
        </w:rPr>
      </w:pPr>
      <w:del w:id="123" w:author="Larkin,Joshua P.(Student)" w:date="2025-05-15T03:00:00Z">
        <w:r>
          <w:rPr>
            <w:noProof/>
          </w:rPr>
          <w:lastRenderedPageBreak/>
          <w:drawing>
            <wp:inline distT="0" distB="0" distL="0" distR="0" wp14:anchorId="0AA814BD" wp14:editId="385CEC5A">
              <wp:extent cx="3745361" cy="2922289"/>
              <wp:effectExtent l="0" t="0" r="0" b="0"/>
              <wp:docPr id="1523018282" name="Picture 152301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018282"/>
                      <pic:cNvPicPr/>
                    </pic:nvPicPr>
                    <pic:blipFill>
                      <a:blip r:embed="rId30">
                        <a:extLst>
                          <a:ext uri="{28A0092B-C50C-407E-A947-70E740481C1C}">
                            <a14:useLocalDpi xmlns:a14="http://schemas.microsoft.com/office/drawing/2010/main" val="0"/>
                          </a:ext>
                        </a:extLst>
                      </a:blip>
                      <a:stretch>
                        <a:fillRect/>
                      </a:stretch>
                    </pic:blipFill>
                    <pic:spPr>
                      <a:xfrm>
                        <a:off x="0" y="0"/>
                        <a:ext cx="3745361" cy="2922289"/>
                      </a:xfrm>
                      <a:prstGeom prst="rect">
                        <a:avLst/>
                      </a:prstGeom>
                    </pic:spPr>
                  </pic:pic>
                </a:graphicData>
              </a:graphic>
            </wp:inline>
          </w:drawing>
        </w:r>
      </w:del>
    </w:p>
    <w:p w14:paraId="5A790F71" w14:textId="33827EDA" w:rsidR="5E3C6B23" w:rsidRDefault="5E3C6B23" w:rsidP="4309D1E0">
      <w:pPr>
        <w:spacing w:line="480" w:lineRule="auto"/>
        <w:rPr>
          <w:del w:id="124" w:author="Larkin,Joshua P.(Student)" w:date="2025-05-15T03:00:00Z" w16du:dateUtc="2025-05-15T03:00:48Z"/>
        </w:rPr>
      </w:pPr>
      <w:del w:id="125" w:author="Larkin,Joshua P.(Student)" w:date="2025-05-15T03:00:00Z">
        <w:r>
          <w:rPr>
            <w:noProof/>
          </w:rPr>
          <w:drawing>
            <wp:inline distT="0" distB="0" distL="0" distR="0" wp14:anchorId="0D9AAF32" wp14:editId="33978F66">
              <wp:extent cx="3741736" cy="2884566"/>
              <wp:effectExtent l="0" t="0" r="0" b="0"/>
              <wp:docPr id="183344716" name="Picture 18334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44716"/>
                      <pic:cNvPicPr/>
                    </pic:nvPicPr>
                    <pic:blipFill>
                      <a:blip r:embed="rId31">
                        <a:extLst>
                          <a:ext uri="{28A0092B-C50C-407E-A947-70E740481C1C}">
                            <a14:useLocalDpi xmlns:a14="http://schemas.microsoft.com/office/drawing/2010/main" val="0"/>
                          </a:ext>
                        </a:extLst>
                      </a:blip>
                      <a:stretch>
                        <a:fillRect/>
                      </a:stretch>
                    </pic:blipFill>
                    <pic:spPr>
                      <a:xfrm>
                        <a:off x="0" y="0"/>
                        <a:ext cx="3741736" cy="2884566"/>
                      </a:xfrm>
                      <a:prstGeom prst="rect">
                        <a:avLst/>
                      </a:prstGeom>
                    </pic:spPr>
                  </pic:pic>
                </a:graphicData>
              </a:graphic>
            </wp:inline>
          </w:drawing>
        </w:r>
      </w:del>
    </w:p>
    <w:p w14:paraId="79633577" w14:textId="38FC2362" w:rsidR="5E3C6B23" w:rsidRDefault="5E3C6B23" w:rsidP="4309D1E0">
      <w:pPr>
        <w:spacing w:line="480" w:lineRule="auto"/>
        <w:rPr>
          <w:del w:id="126" w:author="Larkin,Joshua P.(Student)" w:date="2025-05-15T03:00:00Z" w16du:dateUtc="2025-05-15T03:00:48Z"/>
        </w:rPr>
      </w:pPr>
      <w:del w:id="127" w:author="Larkin,Joshua P.(Student)" w:date="2025-05-15T03:00:00Z">
        <w:r>
          <w:rPr>
            <w:noProof/>
          </w:rPr>
          <w:lastRenderedPageBreak/>
          <w:drawing>
            <wp:inline distT="0" distB="0" distL="0" distR="0" wp14:anchorId="537C562E" wp14:editId="127DD9F3">
              <wp:extent cx="3866586" cy="3015936"/>
              <wp:effectExtent l="0" t="0" r="0" b="0"/>
              <wp:docPr id="1641349850" name="Picture 164134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349850"/>
                      <pic:cNvPicPr/>
                    </pic:nvPicPr>
                    <pic:blipFill>
                      <a:blip r:embed="rId32">
                        <a:extLst>
                          <a:ext uri="{28A0092B-C50C-407E-A947-70E740481C1C}">
                            <a14:useLocalDpi xmlns:a14="http://schemas.microsoft.com/office/drawing/2010/main" val="0"/>
                          </a:ext>
                        </a:extLst>
                      </a:blip>
                      <a:stretch>
                        <a:fillRect/>
                      </a:stretch>
                    </pic:blipFill>
                    <pic:spPr>
                      <a:xfrm>
                        <a:off x="0" y="0"/>
                        <a:ext cx="3866586" cy="3015936"/>
                      </a:xfrm>
                      <a:prstGeom prst="rect">
                        <a:avLst/>
                      </a:prstGeom>
                    </pic:spPr>
                  </pic:pic>
                </a:graphicData>
              </a:graphic>
            </wp:inline>
          </w:drawing>
        </w:r>
      </w:del>
    </w:p>
    <w:p w14:paraId="18846612" w14:textId="0B5C32CD" w:rsidR="5E3C6B23" w:rsidRDefault="5E3C6B23" w:rsidP="4309D1E0">
      <w:pPr>
        <w:spacing w:line="480" w:lineRule="auto"/>
        <w:rPr>
          <w:del w:id="128" w:author="Larkin,Joshua P.(Student)" w:date="2025-05-15T03:00:00Z" w16du:dateUtc="2025-05-15T03:00:48Z"/>
        </w:rPr>
      </w:pPr>
      <w:del w:id="129" w:author="Larkin,Joshua P.(Student)" w:date="2025-05-15T03:00:00Z">
        <w:r>
          <w:rPr>
            <w:noProof/>
          </w:rPr>
          <w:drawing>
            <wp:inline distT="0" distB="0" distL="0" distR="0" wp14:anchorId="550E2632" wp14:editId="32DA79AA">
              <wp:extent cx="3884189" cy="3035740"/>
              <wp:effectExtent l="0" t="0" r="0" b="0"/>
              <wp:docPr id="589422128" name="Picture 58942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422128"/>
                      <pic:cNvPicPr/>
                    </pic:nvPicPr>
                    <pic:blipFill>
                      <a:blip r:embed="rId33">
                        <a:extLst>
                          <a:ext uri="{28A0092B-C50C-407E-A947-70E740481C1C}">
                            <a14:useLocalDpi xmlns:a14="http://schemas.microsoft.com/office/drawing/2010/main" val="0"/>
                          </a:ext>
                        </a:extLst>
                      </a:blip>
                      <a:stretch>
                        <a:fillRect/>
                      </a:stretch>
                    </pic:blipFill>
                    <pic:spPr>
                      <a:xfrm>
                        <a:off x="0" y="0"/>
                        <a:ext cx="3884189" cy="3035740"/>
                      </a:xfrm>
                      <a:prstGeom prst="rect">
                        <a:avLst/>
                      </a:prstGeom>
                    </pic:spPr>
                  </pic:pic>
                </a:graphicData>
              </a:graphic>
            </wp:inline>
          </w:drawing>
        </w:r>
      </w:del>
    </w:p>
    <w:p w14:paraId="01E1473A" w14:textId="1C7AE1EC" w:rsidR="5E3C6B23" w:rsidRDefault="5E3C6B23" w:rsidP="4309D1E0">
      <w:pPr>
        <w:spacing w:line="480" w:lineRule="auto"/>
      </w:pPr>
      <w:del w:id="130" w:author="Larkin,Joshua P.(Student)" w:date="2025-05-15T03:00:00Z">
        <w:r>
          <w:rPr>
            <w:noProof/>
          </w:rPr>
          <w:lastRenderedPageBreak/>
          <w:drawing>
            <wp:inline distT="0" distB="0" distL="0" distR="0" wp14:anchorId="4807D0B8" wp14:editId="695FFB9A">
              <wp:extent cx="3830892" cy="2915216"/>
              <wp:effectExtent l="0" t="0" r="0" b="0"/>
              <wp:docPr id="456593570" name="Picture 4565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593570"/>
                      <pic:cNvPicPr/>
                    </pic:nvPicPr>
                    <pic:blipFill>
                      <a:blip r:embed="rId34">
                        <a:extLst>
                          <a:ext uri="{28A0092B-C50C-407E-A947-70E740481C1C}">
                            <a14:useLocalDpi xmlns:a14="http://schemas.microsoft.com/office/drawing/2010/main" val="0"/>
                          </a:ext>
                        </a:extLst>
                      </a:blip>
                      <a:stretch>
                        <a:fillRect/>
                      </a:stretch>
                    </pic:blipFill>
                    <pic:spPr>
                      <a:xfrm>
                        <a:off x="0" y="0"/>
                        <a:ext cx="3830892" cy="2915216"/>
                      </a:xfrm>
                      <a:prstGeom prst="rect">
                        <a:avLst/>
                      </a:prstGeom>
                    </pic:spPr>
                  </pic:pic>
                </a:graphicData>
              </a:graphic>
            </wp:inline>
          </w:drawing>
        </w:r>
      </w:del>
    </w:p>
    <w:p w14:paraId="5B82BCB8" w14:textId="54FA7BD8" w:rsidR="5E3C6B23" w:rsidRDefault="5E3C6B23" w:rsidP="4309D1E0">
      <w:pPr>
        <w:spacing w:line="480" w:lineRule="auto"/>
      </w:pPr>
      <w:r>
        <w:t xml:space="preserve">The version of </w:t>
      </w:r>
      <w:proofErr w:type="spellStart"/>
      <w:r>
        <w:t>Npcap</w:t>
      </w:r>
      <w:proofErr w:type="spellEnd"/>
      <w:r>
        <w:t xml:space="preserve"> already </w:t>
      </w:r>
      <w:del w:id="131" w:author="Larkin,Joshua P.(Student)" w:date="2025-05-08T01:38:00Z">
        <w:r w:rsidDel="5E3C6B23">
          <w:delText>instilled</w:delText>
        </w:r>
      </w:del>
      <w:ins w:id="132" w:author="Larkin,Joshua P.(Student)" w:date="2025-05-08T01:38:00Z">
        <w:r w:rsidR="5A78C8A1">
          <w:t>installed</w:t>
        </w:r>
      </w:ins>
      <w:r>
        <w:t xml:space="preserve"> will also work with Snort 2.</w:t>
      </w:r>
    </w:p>
    <w:p w14:paraId="53A65795" w14:textId="7EDC8306" w:rsidR="5E3C6B23" w:rsidRDefault="5E3C6B23" w:rsidP="4309D1E0">
      <w:pPr>
        <w:spacing w:line="480" w:lineRule="auto"/>
      </w:pPr>
      <w:r>
        <w:t>After installation the configuration file for Snort was set up for the network.</w:t>
      </w:r>
    </w:p>
    <w:p w14:paraId="54A1F711" w14:textId="5B5894AB" w:rsidR="5E3C6B23" w:rsidRDefault="5E3C6B23" w:rsidP="4309D1E0">
      <w:pPr>
        <w:spacing w:line="480" w:lineRule="auto"/>
      </w:pPr>
      <w:del w:id="133" w:author="Larkin,Joshua P.(Student)" w:date="2025-05-15T03:08:00Z">
        <w:r>
          <w:rPr>
            <w:noProof/>
          </w:rPr>
          <w:lastRenderedPageBreak/>
          <w:drawing>
            <wp:inline distT="0" distB="0" distL="0" distR="0" wp14:anchorId="09B8BE03" wp14:editId="0BAD4A4F">
              <wp:extent cx="5943600" cy="3314700"/>
              <wp:effectExtent l="0" t="0" r="0" b="0"/>
              <wp:docPr id="2016995555" name="Picture 201699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9955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r>
          <w:rPr>
            <w:noProof/>
          </w:rPr>
          <w:drawing>
            <wp:inline distT="0" distB="0" distL="0" distR="0" wp14:anchorId="72142F90" wp14:editId="39E58B62">
              <wp:extent cx="5943600" cy="4076700"/>
              <wp:effectExtent l="0" t="0" r="0" b="0"/>
              <wp:docPr id="951816337" name="Picture 95181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816337"/>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Pr>
            <w:noProof/>
          </w:rPr>
          <w:lastRenderedPageBreak/>
          <w:drawing>
            <wp:inline distT="0" distB="0" distL="0" distR="0" wp14:anchorId="2A11CB37" wp14:editId="0AA42D7B">
              <wp:extent cx="5943600" cy="4095750"/>
              <wp:effectExtent l="0" t="0" r="0" b="0"/>
              <wp:docPr id="20601301" name="Picture 2060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1301"/>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del>
      <w:r w:rsidR="4E903705">
        <w:t>This completed all the tool installation</w:t>
      </w:r>
      <w:ins w:id="134" w:author="Larkin,Joshua P.(Student)" w:date="2025-05-15T03:01:00Z">
        <w:r w:rsidR="4977F252">
          <w:t>.</w:t>
        </w:r>
      </w:ins>
      <w:del w:id="135" w:author="Larkin,Joshua P.(Student)" w:date="2025-05-15T03:01:00Z">
        <w:r w:rsidDel="4E903705">
          <w:delText xml:space="preserve"> and setup.</w:delText>
        </w:r>
      </w:del>
      <w:ins w:id="136" w:author="Larkin,Joshua P.(Student)" w:date="2025-05-15T03:01:00Z">
        <w:r w:rsidR="10800374">
          <w:t xml:space="preserve"> For complete step</w:t>
        </w:r>
      </w:ins>
      <w:ins w:id="137" w:author="Larkin,Joshua P.(Student)" w:date="2025-05-15T03:02:00Z">
        <w:r w:rsidR="10800374">
          <w:t xml:space="preserve"> by step visual install instructions refer to the </w:t>
        </w:r>
        <w:proofErr w:type="spellStart"/>
        <w:r w:rsidR="10800374">
          <w:t>github</w:t>
        </w:r>
        <w:proofErr w:type="spellEnd"/>
        <w:r w:rsidR="10800374">
          <w:t xml:space="preserve"> page. The metrics by which these tools will be </w:t>
        </w:r>
        <w:r w:rsidR="29C7573C">
          <w:t>measured are</w:t>
        </w:r>
      </w:ins>
      <w:ins w:id="138" w:author="Larkin,Joshua P.(Student)" w:date="2025-05-15T03:06:00Z">
        <w:r w:rsidR="1B6EDE8F">
          <w:t xml:space="preserve"> ease of download, installation difficulty, ease of use and quality of data from packet sniffing.</w:t>
        </w:r>
      </w:ins>
    </w:p>
    <w:p w14:paraId="3736CCC3" w14:textId="2A6E42ED" w:rsidR="4E903705" w:rsidRDefault="4E903705" w:rsidP="4309D1E0">
      <w:pPr>
        <w:spacing w:line="480" w:lineRule="auto"/>
        <w:rPr>
          <w:ins w:id="139" w:author="Larkin,Joshua P.(Student)" w:date="2025-05-15T02:58:00Z" w16du:dateUtc="2025-05-15T02:58:33Z"/>
        </w:rPr>
      </w:pPr>
      <w:r>
        <w:t xml:space="preserve">Next perform the packet sniffing. The sniffing took place during an email </w:t>
      </w:r>
      <w:del w:id="140" w:author="Larkin,Joshua P.(Student)" w:date="2025-05-15T00:11:00Z" w16du:dateUtc="2025-05-15T04:11:00Z">
        <w:r w:rsidDel="0033582F">
          <w:delText>send</w:delText>
        </w:r>
      </w:del>
      <w:ins w:id="141" w:author="Larkin,Joshua P.(Student)" w:date="2025-05-15T00:11:00Z" w16du:dateUtc="2025-05-15T04:11:00Z">
        <w:r w:rsidR="0033582F">
          <w:t>sent</w:t>
        </w:r>
      </w:ins>
      <w:r>
        <w:t xml:space="preserve"> from </w:t>
      </w:r>
      <w:proofErr w:type="gramStart"/>
      <w:r>
        <w:t>a</w:t>
      </w:r>
      <w:r w:rsidR="2266B7EB">
        <w:t xml:space="preserve"> HTTPS</w:t>
      </w:r>
      <w:proofErr w:type="gramEnd"/>
      <w:r w:rsidR="2266B7EB">
        <w:t xml:space="preserve"> source, the source being a yahoo.com address.</w:t>
      </w:r>
      <w:ins w:id="142" w:author="Larkin,Joshua P.(Student)" w:date="2025-05-15T00:13:00Z" w16du:dateUtc="2025-05-15T04:13:00Z">
        <w:r w:rsidR="00717FBB">
          <w:t xml:space="preserve"> The email was </w:t>
        </w:r>
        <w:r w:rsidR="006645E5">
          <w:t xml:space="preserve">simply titled test, there was no attached </w:t>
        </w:r>
        <w:proofErr w:type="gramStart"/>
        <w:r w:rsidR="006645E5">
          <w:t>data</w:t>
        </w:r>
        <w:proofErr w:type="gramEnd"/>
        <w:r w:rsidR="006645E5">
          <w:t xml:space="preserve"> and the body said test.</w:t>
        </w:r>
      </w:ins>
      <w:r w:rsidR="2266B7EB">
        <w:t xml:space="preserve"> Then communication with the HTTP website </w:t>
      </w:r>
      <w:del w:id="143" w:author="Larkin,Joshua P.(Student)" w:date="2025-05-08T01:37:00Z">
        <w:r w:rsidRPr="32CD78E6" w:rsidDel="4E903705">
          <w:rPr>
            <w:highlight w:val="yellow"/>
          </w:rPr>
          <w:delText>[yet to be determined]</w:delText>
        </w:r>
      </w:del>
      <w:ins w:id="144" w:author="Larkin,Joshua P.(Student)" w:date="2025-05-08T01:37:00Z">
        <w:r w:rsidR="3701ECBA" w:rsidRPr="32CD78E6">
          <w:rPr>
            <w:highlight w:val="yellow"/>
          </w:rPr>
          <w:t>http://example.com</w:t>
        </w:r>
      </w:ins>
      <w:r w:rsidR="3BAD165B">
        <w:t xml:space="preserve"> was performed and sniffed.</w:t>
      </w:r>
    </w:p>
    <w:p w14:paraId="4B7A41BC" w14:textId="48D62C93" w:rsidR="7EEBA4CA" w:rsidRDefault="7EEBA4CA" w:rsidP="32CD78E6">
      <w:pPr>
        <w:spacing w:line="480" w:lineRule="auto"/>
        <w:rPr>
          <w:b/>
          <w:bCs/>
        </w:rPr>
      </w:pPr>
      <w:ins w:id="145" w:author="Larkin,Joshua P.(Student)" w:date="2025-05-15T02:58:00Z">
        <w:r w:rsidRPr="32CD78E6">
          <w:rPr>
            <w:b/>
            <w:bCs/>
            <w:rPrChange w:id="146" w:author="Larkin,Joshua P.(Student)" w:date="2025-05-15T02:58:00Z">
              <w:rPr/>
            </w:rPrChange>
          </w:rPr>
          <w:t>RESULTS</w:t>
        </w:r>
      </w:ins>
    </w:p>
    <w:p w14:paraId="520748A6" w14:textId="171F1F4D" w:rsidR="4E903705" w:rsidRDefault="4E903705" w:rsidP="4309D1E0">
      <w:pPr>
        <w:spacing w:line="480" w:lineRule="auto"/>
        <w:rPr>
          <w:ins w:id="147" w:author="Larkin,Joshua P.(Student)" w:date="2025-05-15T03:04:00Z" w16du:dateUtc="2025-05-15T03:04:45Z"/>
        </w:rPr>
      </w:pPr>
      <w:r>
        <w:t>Wireshark:</w:t>
      </w:r>
    </w:p>
    <w:p w14:paraId="7D5FCEB4" w14:textId="34E08ECC" w:rsidR="5CBE651B" w:rsidRDefault="5CBE651B" w:rsidP="32CD78E6">
      <w:pPr>
        <w:spacing w:line="480" w:lineRule="auto"/>
        <w:rPr>
          <w:ins w:id="148" w:author="Larkin,Joshua P.(Student)" w:date="2025-05-14T23:21:00Z" w16du:dateUtc="2025-05-15T03:21:00Z"/>
        </w:rPr>
      </w:pPr>
      <w:proofErr w:type="gramStart"/>
      <w:ins w:id="149" w:author="Larkin,Joshua P.(Student)" w:date="2025-05-15T03:04:00Z">
        <w:r>
          <w:lastRenderedPageBreak/>
          <w:t>Ease of Download</w:t>
        </w:r>
      </w:ins>
      <w:proofErr w:type="gramEnd"/>
      <w:ins w:id="150" w:author="Larkin,Joshua P.(Student)" w:date="2025-05-14T23:21:00Z" w16du:dateUtc="2025-05-15T03:21:00Z">
        <w:r w:rsidR="00B173FB">
          <w:t>:</w:t>
        </w:r>
      </w:ins>
    </w:p>
    <w:p w14:paraId="38312E94" w14:textId="2A2BE7CF" w:rsidR="00B173FB" w:rsidRDefault="00B173FB" w:rsidP="32CD78E6">
      <w:pPr>
        <w:spacing w:line="480" w:lineRule="auto"/>
        <w:rPr>
          <w:ins w:id="151" w:author="Larkin,Joshua P.(Student)" w:date="2025-05-15T03:03:00Z" w16du:dateUtc="2025-05-15T03:03:03Z"/>
        </w:rPr>
      </w:pPr>
      <w:ins w:id="152" w:author="Larkin,Joshua P.(Student)" w:date="2025-05-14T23:21:00Z" w16du:dateUtc="2025-05-15T03:21:00Z">
        <w:r>
          <w:t xml:space="preserve">Wireshark is easy to download, navigate to </w:t>
        </w:r>
      </w:ins>
      <w:ins w:id="153" w:author="Larkin,Joshua P.(Student)" w:date="2025-05-14T23:22:00Z" w16du:dateUtc="2025-05-15T03:22:00Z">
        <w:r w:rsidR="00E34C5D">
          <w:t>wireshark.com/download (see figure 1).</w:t>
        </w:r>
      </w:ins>
    </w:p>
    <w:p w14:paraId="6139CD6A" w14:textId="12381F6F" w:rsidR="44390F75" w:rsidRDefault="44390F75" w:rsidP="32CD78E6">
      <w:pPr>
        <w:spacing w:line="480" w:lineRule="auto"/>
        <w:rPr>
          <w:ins w:id="154" w:author="Larkin,Joshua P.(Student)" w:date="2025-05-14T23:23:00Z" w16du:dateUtc="2025-05-15T03:23:00Z"/>
        </w:rPr>
      </w:pPr>
      <w:ins w:id="155" w:author="Larkin,Joshua P.(Student)" w:date="2025-05-15T03:03:00Z">
        <w:r>
          <w:t>Installation Difficulty:</w:t>
        </w:r>
      </w:ins>
    </w:p>
    <w:p w14:paraId="3E5AB917" w14:textId="45F5509F" w:rsidR="002D0027" w:rsidRDefault="002D0027" w:rsidP="32CD78E6">
      <w:pPr>
        <w:spacing w:line="480" w:lineRule="auto"/>
        <w:rPr>
          <w:ins w:id="156" w:author="Larkin,Joshua P.(Student)" w:date="2025-05-15T03:03:00Z" w16du:dateUtc="2025-05-15T03:03:21Z"/>
        </w:rPr>
      </w:pPr>
      <w:ins w:id="157" w:author="Larkin,Joshua P.(Student)" w:date="2025-05-14T23:23:00Z" w16du:dateUtc="2025-05-15T03:23:00Z">
        <w:r>
          <w:t xml:space="preserve">The </w:t>
        </w:r>
        <w:proofErr w:type="gramStart"/>
        <w:r>
          <w:t>install</w:t>
        </w:r>
        <w:proofErr w:type="gramEnd"/>
        <w:r>
          <w:t xml:space="preserve"> of Wireshark is </w:t>
        </w:r>
        <w:proofErr w:type="gramStart"/>
        <w:r>
          <w:t>simple,</w:t>
        </w:r>
        <w:proofErr w:type="gramEnd"/>
        <w:r>
          <w:t xml:space="preserve"> </w:t>
        </w:r>
        <w:proofErr w:type="gramStart"/>
        <w:r w:rsidR="00420B17">
          <w:t>it is</w:t>
        </w:r>
        <w:proofErr w:type="gramEnd"/>
        <w:r w:rsidR="00420B17">
          <w:t xml:space="preserve"> only needed to click through the prompts until completion. Full installation available on </w:t>
        </w:r>
        <w:r w:rsidR="00CA0852">
          <w:t xml:space="preserve">the project </w:t>
        </w:r>
        <w:proofErr w:type="spellStart"/>
        <w:r w:rsidR="00CA0852">
          <w:t>github</w:t>
        </w:r>
        <w:proofErr w:type="spellEnd"/>
        <w:r w:rsidR="00CA0852">
          <w:t xml:space="preserve"> p</w:t>
        </w:r>
      </w:ins>
      <w:ins w:id="158" w:author="Larkin,Joshua P.(Student)" w:date="2025-05-14T23:24:00Z" w16du:dateUtc="2025-05-15T03:24:00Z">
        <w:r w:rsidR="00CA0852">
          <w:t>age.</w:t>
        </w:r>
      </w:ins>
    </w:p>
    <w:p w14:paraId="7D867423" w14:textId="17100CF9" w:rsidR="2B7C20F7" w:rsidRDefault="2B7C20F7" w:rsidP="32CD78E6">
      <w:pPr>
        <w:spacing w:line="480" w:lineRule="auto"/>
        <w:rPr>
          <w:ins w:id="159" w:author="Larkin,Joshua P.(Student)" w:date="2025-05-14T23:24:00Z" w16du:dateUtc="2025-05-15T03:24:00Z"/>
        </w:rPr>
      </w:pPr>
      <w:ins w:id="160" w:author="Larkin,Joshua P.(Student)" w:date="2025-05-15T03:05:00Z">
        <w:r>
          <w:t>Ease of Use</w:t>
        </w:r>
      </w:ins>
      <w:ins w:id="161" w:author="Larkin,Joshua P.(Student)" w:date="2025-05-15T03:03:00Z">
        <w:r w:rsidR="44390F75">
          <w:t>:</w:t>
        </w:r>
      </w:ins>
    </w:p>
    <w:p w14:paraId="45F50780" w14:textId="08221072" w:rsidR="00CA0852" w:rsidRDefault="00CA0852" w:rsidP="32CD78E6">
      <w:pPr>
        <w:spacing w:line="480" w:lineRule="auto"/>
        <w:rPr>
          <w:ins w:id="162" w:author="Larkin,Joshua P.(Student)" w:date="2025-05-14T23:26:00Z" w16du:dateUtc="2025-05-15T03:26:00Z"/>
        </w:rPr>
      </w:pPr>
      <w:ins w:id="163" w:author="Larkin,Joshua P.(Student)" w:date="2025-05-14T23:24:00Z" w16du:dateUtc="2025-05-15T03:24:00Z">
        <w:r>
          <w:t xml:space="preserve">Once Wireshark is installed it is ready to use, </w:t>
        </w:r>
        <w:r w:rsidR="00FD6316">
          <w:t xml:space="preserve">simple packet sniffing is easy to execute, you just select the interface that you are looking </w:t>
        </w:r>
      </w:ins>
      <w:ins w:id="164" w:author="Larkin,Joshua P.(Student)" w:date="2025-05-14T23:25:00Z" w16du:dateUtc="2025-05-15T03:25:00Z">
        <w:r w:rsidR="00FD6316">
          <w:t xml:space="preserve">to sniff and then </w:t>
        </w:r>
        <w:r w:rsidR="006A3950">
          <w:t>press start</w:t>
        </w:r>
      </w:ins>
      <w:ins w:id="165" w:author="Larkin,Joshua P.(Student)" w:date="2025-05-14T23:27:00Z" w16du:dateUtc="2025-05-15T03:27:00Z">
        <w:r w:rsidR="00507B68">
          <w:t xml:space="preserve"> </w:t>
        </w:r>
      </w:ins>
      <w:ins w:id="166" w:author="Larkin,Joshua P.(Student)" w:date="2025-05-14T23:26:00Z" w16du:dateUtc="2025-05-15T03:26:00Z">
        <w:r w:rsidR="00D24C97">
          <w:t>(see figure 5)</w:t>
        </w:r>
      </w:ins>
      <w:ins w:id="167" w:author="Larkin,Joshua P.(Student)" w:date="2025-05-14T23:25:00Z" w16du:dateUtc="2025-05-15T03:25:00Z">
        <w:r w:rsidR="006A3950">
          <w:t>.</w:t>
        </w:r>
      </w:ins>
      <w:ins w:id="168" w:author="Larkin,Joshua P.(Student)" w:date="2025-05-14T23:27:00Z" w16du:dateUtc="2025-05-15T03:27:00Z">
        <w:r w:rsidR="00616C74">
          <w:t xml:space="preserve"> Wireshark even shows you which interface currently has active traffic with an activity line</w:t>
        </w:r>
        <w:r w:rsidR="00507B68">
          <w:t>.</w:t>
        </w:r>
      </w:ins>
      <w:ins w:id="169" w:author="Larkin,Joshua P.(Student)" w:date="2025-05-14T23:25:00Z" w16du:dateUtc="2025-05-15T03:25:00Z">
        <w:r w:rsidR="006A3950">
          <w:t xml:space="preserve"> Wireshark does the rest from that point and once you feel you’ve collected enough data you press stop and can analyze the data you’ve collected.</w:t>
        </w:r>
      </w:ins>
    </w:p>
    <w:p w14:paraId="548127E9" w14:textId="77777777" w:rsidR="00D24C97" w:rsidRDefault="00D24C97">
      <w:pPr>
        <w:keepNext/>
        <w:spacing w:line="480" w:lineRule="auto"/>
        <w:rPr>
          <w:ins w:id="170" w:author="Larkin,Joshua P.(Student)" w:date="2025-05-14T23:26:00Z" w16du:dateUtc="2025-05-15T03:26:00Z"/>
        </w:rPr>
        <w:pPrChange w:id="171" w:author="Larkin,Joshua P.(Student)" w:date="2025-05-14T23:26:00Z" w16du:dateUtc="2025-05-15T03:26:00Z">
          <w:pPr>
            <w:spacing w:line="480" w:lineRule="auto"/>
          </w:pPr>
        </w:pPrChange>
      </w:pPr>
      <w:ins w:id="172" w:author="Larkin,Joshua P.(Student)" w:date="2025-05-14T23:26:00Z">
        <w:r w:rsidRPr="00D24C97">
          <w:rPr>
            <w:noProof/>
          </w:rPr>
          <w:drawing>
            <wp:inline distT="0" distB="0" distL="0" distR="0" wp14:anchorId="0980C30E" wp14:editId="12120022">
              <wp:extent cx="5943600" cy="1874520"/>
              <wp:effectExtent l="0" t="0" r="0" b="0"/>
              <wp:docPr id="1938841718" name="Picture 2" descr="A black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41718" name="Picture 2" descr="A black and orange li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ins>
    </w:p>
    <w:p w14:paraId="2BC7ABA8" w14:textId="10E355C3" w:rsidR="00D24C97" w:rsidRPr="00D24C97" w:rsidRDefault="00D24C97">
      <w:pPr>
        <w:pStyle w:val="Caption"/>
        <w:rPr>
          <w:ins w:id="173" w:author="Larkin,Joshua P.(Student)" w:date="2025-05-14T23:26:00Z"/>
        </w:rPr>
        <w:pPrChange w:id="174" w:author="Larkin,Joshua P.(Student)" w:date="2025-05-14T23:26:00Z" w16du:dateUtc="2025-05-15T03:26:00Z">
          <w:pPr>
            <w:spacing w:line="480" w:lineRule="auto"/>
          </w:pPr>
        </w:pPrChange>
      </w:pPr>
      <w:ins w:id="175" w:author="Larkin,Joshua P.(Student)" w:date="2025-05-14T23:26:00Z" w16du:dateUtc="2025-05-15T03:26:00Z">
        <w:r>
          <w:t xml:space="preserve">Figure </w:t>
        </w:r>
        <w:r>
          <w:fldChar w:fldCharType="begin"/>
        </w:r>
        <w:r>
          <w:instrText xml:space="preserve"> SEQ Figure \* ARABIC </w:instrText>
        </w:r>
      </w:ins>
      <w:r>
        <w:fldChar w:fldCharType="separate"/>
      </w:r>
      <w:ins w:id="176" w:author="Larkin,Joshua P.(Student)" w:date="2025-05-14T23:55:00Z" w16du:dateUtc="2025-05-15T03:55:00Z">
        <w:r w:rsidR="00B47573">
          <w:rPr>
            <w:noProof/>
          </w:rPr>
          <w:t>5</w:t>
        </w:r>
      </w:ins>
      <w:ins w:id="177" w:author="Larkin,Joshua P.(Student)" w:date="2025-05-14T23:26:00Z" w16du:dateUtc="2025-05-15T03:26:00Z">
        <w:r>
          <w:fldChar w:fldCharType="end"/>
        </w:r>
        <w:r>
          <w:t xml:space="preserve"> Wireshark interface selection</w:t>
        </w:r>
      </w:ins>
    </w:p>
    <w:p w14:paraId="1400DBFE" w14:textId="77777777" w:rsidR="00D24C97" w:rsidRDefault="00D24C97" w:rsidP="32CD78E6">
      <w:pPr>
        <w:spacing w:line="480" w:lineRule="auto"/>
        <w:rPr>
          <w:ins w:id="178" w:author="Larkin,Joshua P.(Student)" w:date="2025-05-15T03:05:00Z" w16du:dateUtc="2025-05-15T03:05:48Z"/>
        </w:rPr>
      </w:pPr>
    </w:p>
    <w:p w14:paraId="48487437" w14:textId="6F3FF211" w:rsidR="5EC2FC1C" w:rsidRDefault="5EC2FC1C" w:rsidP="32CD78E6">
      <w:pPr>
        <w:spacing w:line="480" w:lineRule="auto"/>
      </w:pPr>
      <w:ins w:id="179" w:author="Larkin,Joshua P.(Student)" w:date="2025-05-15T03:05:00Z">
        <w:r>
          <w:t>Quality of Data from Packet Sniffing</w:t>
        </w:r>
      </w:ins>
      <w:ins w:id="180" w:author="Larkin,Joshua P.(Student)" w:date="2025-05-15T03:06:00Z">
        <w:r>
          <w:t>:</w:t>
        </w:r>
      </w:ins>
    </w:p>
    <w:p w14:paraId="744BB7D6" w14:textId="22FC132E" w:rsidR="4E903705" w:rsidRDefault="4E903705" w:rsidP="4309D1E0">
      <w:pPr>
        <w:spacing w:line="480" w:lineRule="auto"/>
        <w:rPr>
          <w:ins w:id="181" w:author="Larkin,Joshua P.(Student)" w:date="2025-05-14T23:29:00Z" w16du:dateUtc="2025-05-15T03:29:00Z"/>
        </w:rPr>
      </w:pPr>
      <w:r>
        <w:lastRenderedPageBreak/>
        <w:t>HTTPS (yahoo.com email send):</w:t>
      </w:r>
    </w:p>
    <w:p w14:paraId="5159A44C" w14:textId="0BF4FCE8" w:rsidR="00971015" w:rsidRDefault="00196C97" w:rsidP="4309D1E0">
      <w:pPr>
        <w:spacing w:line="480" w:lineRule="auto"/>
      </w:pPr>
      <w:ins w:id="182" w:author="Larkin,Joshua P.(Student)" w:date="2025-05-14T23:30:00Z" w16du:dateUtc="2025-05-15T03:30:00Z">
        <w:r>
          <w:t xml:space="preserve">Wireshark </w:t>
        </w:r>
      </w:ins>
      <w:ins w:id="183" w:author="Larkin,Joshua P.(Student)" w:date="2025-05-15T00:11:00Z" w16du:dateUtc="2025-05-15T04:11:00Z">
        <w:r w:rsidR="0033582F">
          <w:t>can collect</w:t>
        </w:r>
      </w:ins>
      <w:ins w:id="184" w:author="Larkin,Joshua P.(Student)" w:date="2025-05-14T23:30:00Z" w16du:dateUtc="2025-05-15T03:30:00Z">
        <w:r>
          <w:t xml:space="preserve"> and show packets that are encrypted</w:t>
        </w:r>
        <w:r w:rsidR="003522FF">
          <w:t>, it doesn’t appear to have the functionality to show the encrypted data</w:t>
        </w:r>
      </w:ins>
      <w:ins w:id="185" w:author="Larkin,Joshua P.(Student)" w:date="2025-05-14T23:31:00Z" w16du:dateUtc="2025-05-15T03:31:00Z">
        <w:r w:rsidR="003522FF">
          <w:t xml:space="preserve">. Although </w:t>
        </w:r>
        <w:r w:rsidR="00EA224B">
          <w:t>it does show who is sending and receiving</w:t>
        </w:r>
        <w:r w:rsidR="007B3D68">
          <w:t xml:space="preserve"> (see figures 6 and 7). There i</w:t>
        </w:r>
      </w:ins>
      <w:ins w:id="186" w:author="Larkin,Joshua P.(Student)" w:date="2025-05-14T23:32:00Z" w16du:dateUtc="2025-05-15T03:32:00Z">
        <w:r w:rsidR="007B3D68">
          <w:t>s lots of data about each packet and many packets that were captured in mere moments.</w:t>
        </w:r>
      </w:ins>
    </w:p>
    <w:p w14:paraId="0A33939F" w14:textId="77777777" w:rsidR="00971015" w:rsidRDefault="006A0A02">
      <w:pPr>
        <w:keepNext/>
        <w:spacing w:line="480" w:lineRule="auto"/>
        <w:rPr>
          <w:ins w:id="187" w:author="Larkin,Joshua P.(Student)" w:date="2025-05-14T23:29:00Z" w16du:dateUtc="2025-05-15T03:29:00Z"/>
        </w:rPr>
        <w:pPrChange w:id="188" w:author="Larkin,Joshua P.(Student)" w:date="2025-05-14T23:29:00Z" w16du:dateUtc="2025-05-15T03:29:00Z">
          <w:pPr>
            <w:spacing w:line="480" w:lineRule="auto"/>
          </w:pPr>
        </w:pPrChange>
      </w:pPr>
      <w:ins w:id="189" w:author="Larkin,Joshua P.(Student)" w:date="2025-05-14T23:28:00Z">
        <w:r w:rsidRPr="006A0A02">
          <w:rPr>
            <w:noProof/>
            <w:highlight w:val="yellow"/>
          </w:rPr>
          <w:drawing>
            <wp:inline distT="0" distB="0" distL="0" distR="0" wp14:anchorId="07290C9E" wp14:editId="71D79073">
              <wp:extent cx="5943600" cy="937895"/>
              <wp:effectExtent l="0" t="0" r="0" b="0"/>
              <wp:docPr id="745631085" name="Picture 4" descr="A close-up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31085" name="Picture 4" descr="A close-up of a white pap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37895"/>
                      </a:xfrm>
                      <a:prstGeom prst="rect">
                        <a:avLst/>
                      </a:prstGeom>
                      <a:noFill/>
                      <a:ln>
                        <a:noFill/>
                      </a:ln>
                    </pic:spPr>
                  </pic:pic>
                </a:graphicData>
              </a:graphic>
            </wp:inline>
          </w:drawing>
        </w:r>
      </w:ins>
    </w:p>
    <w:p w14:paraId="4CD5C4E4" w14:textId="26997F2E" w:rsidR="006A0A02" w:rsidRPr="006A0A02" w:rsidRDefault="00971015">
      <w:pPr>
        <w:pStyle w:val="Caption"/>
        <w:rPr>
          <w:ins w:id="190" w:author="Larkin,Joshua P.(Student)" w:date="2025-05-14T23:28:00Z"/>
          <w:highlight w:val="yellow"/>
        </w:rPr>
        <w:pPrChange w:id="191" w:author="Larkin,Joshua P.(Student)" w:date="2025-05-14T23:29:00Z" w16du:dateUtc="2025-05-15T03:29:00Z">
          <w:pPr>
            <w:spacing w:line="480" w:lineRule="auto"/>
          </w:pPr>
        </w:pPrChange>
      </w:pPr>
      <w:ins w:id="192" w:author="Larkin,Joshua P.(Student)" w:date="2025-05-14T23:29:00Z" w16du:dateUtc="2025-05-15T03:29:00Z">
        <w:r>
          <w:t xml:space="preserve">Figure </w:t>
        </w:r>
        <w:r>
          <w:fldChar w:fldCharType="begin"/>
        </w:r>
        <w:r>
          <w:instrText xml:space="preserve"> SEQ Figure \* ARABIC </w:instrText>
        </w:r>
      </w:ins>
      <w:r>
        <w:fldChar w:fldCharType="separate"/>
      </w:r>
      <w:ins w:id="193" w:author="Larkin,Joshua P.(Student)" w:date="2025-05-14T23:55:00Z" w16du:dateUtc="2025-05-15T03:55:00Z">
        <w:r w:rsidR="00B47573">
          <w:rPr>
            <w:noProof/>
          </w:rPr>
          <w:t>6</w:t>
        </w:r>
      </w:ins>
      <w:ins w:id="194" w:author="Larkin,Joshua P.(Student)" w:date="2025-05-14T23:29:00Z" w16du:dateUtc="2025-05-15T03:29:00Z">
        <w:r>
          <w:fldChar w:fldCharType="end"/>
        </w:r>
        <w:r>
          <w:t xml:space="preserve"> encrypted </w:t>
        </w:r>
      </w:ins>
      <w:ins w:id="195" w:author="Larkin,Joshua P.(Student)" w:date="2025-05-14T23:34:00Z" w16du:dateUtc="2025-05-15T03:34:00Z">
        <w:r w:rsidR="007936B7">
          <w:t xml:space="preserve">Wireshark </w:t>
        </w:r>
      </w:ins>
      <w:ins w:id="196" w:author="Larkin,Joshua P.(Student)" w:date="2025-05-14T23:29:00Z" w16du:dateUtc="2025-05-15T03:29:00Z">
        <w:r>
          <w:t>packet sniff</w:t>
        </w:r>
      </w:ins>
    </w:p>
    <w:p w14:paraId="14F9C202" w14:textId="77777777" w:rsidR="00971015" w:rsidRDefault="00971015">
      <w:pPr>
        <w:keepNext/>
        <w:spacing w:line="480" w:lineRule="auto"/>
        <w:rPr>
          <w:ins w:id="197" w:author="Larkin,Joshua P.(Student)" w:date="2025-05-14T23:29:00Z" w16du:dateUtc="2025-05-15T03:29:00Z"/>
        </w:rPr>
        <w:pPrChange w:id="198" w:author="Larkin,Joshua P.(Student)" w:date="2025-05-14T23:29:00Z" w16du:dateUtc="2025-05-15T03:29:00Z">
          <w:pPr>
            <w:spacing w:line="480" w:lineRule="auto"/>
          </w:pPr>
        </w:pPrChange>
      </w:pPr>
      <w:ins w:id="199" w:author="Larkin,Joshua P.(Student)" w:date="2025-05-14T23:28:00Z">
        <w:r w:rsidRPr="00971015">
          <w:rPr>
            <w:noProof/>
            <w:highlight w:val="yellow"/>
          </w:rPr>
          <w:drawing>
            <wp:inline distT="0" distB="0" distL="0" distR="0" wp14:anchorId="39BDA325" wp14:editId="74FD58E3">
              <wp:extent cx="5943600" cy="4104640"/>
              <wp:effectExtent l="0" t="0" r="0" b="0"/>
              <wp:docPr id="119414214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2145" name="Picture 6" descr="A screenshot of a computer program&#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04640"/>
                      </a:xfrm>
                      <a:prstGeom prst="rect">
                        <a:avLst/>
                      </a:prstGeom>
                      <a:noFill/>
                      <a:ln>
                        <a:noFill/>
                      </a:ln>
                    </pic:spPr>
                  </pic:pic>
                </a:graphicData>
              </a:graphic>
            </wp:inline>
          </w:drawing>
        </w:r>
      </w:ins>
    </w:p>
    <w:p w14:paraId="3B28A4F9" w14:textId="1BA5AC80" w:rsidR="00971015" w:rsidRPr="00971015" w:rsidRDefault="00971015">
      <w:pPr>
        <w:pStyle w:val="Caption"/>
        <w:rPr>
          <w:ins w:id="200" w:author="Larkin,Joshua P.(Student)" w:date="2025-05-14T23:28:00Z"/>
          <w:highlight w:val="yellow"/>
        </w:rPr>
        <w:pPrChange w:id="201" w:author="Larkin,Joshua P.(Student)" w:date="2025-05-14T23:29:00Z" w16du:dateUtc="2025-05-15T03:29:00Z">
          <w:pPr>
            <w:spacing w:line="480" w:lineRule="auto"/>
          </w:pPr>
        </w:pPrChange>
      </w:pPr>
      <w:ins w:id="202" w:author="Larkin,Joshua P.(Student)" w:date="2025-05-14T23:29:00Z" w16du:dateUtc="2025-05-15T03:29:00Z">
        <w:r>
          <w:t xml:space="preserve">Figure </w:t>
        </w:r>
        <w:r>
          <w:fldChar w:fldCharType="begin"/>
        </w:r>
        <w:r>
          <w:instrText xml:space="preserve"> SEQ Figure \* ARABIC </w:instrText>
        </w:r>
      </w:ins>
      <w:r>
        <w:fldChar w:fldCharType="separate"/>
      </w:r>
      <w:ins w:id="203" w:author="Larkin,Joshua P.(Student)" w:date="2025-05-14T23:55:00Z" w16du:dateUtc="2025-05-15T03:55:00Z">
        <w:r w:rsidR="00B47573">
          <w:rPr>
            <w:noProof/>
          </w:rPr>
          <w:t>7</w:t>
        </w:r>
      </w:ins>
      <w:ins w:id="204" w:author="Larkin,Joshua P.(Student)" w:date="2025-05-14T23:29:00Z" w16du:dateUtc="2025-05-15T03:29:00Z">
        <w:r>
          <w:fldChar w:fldCharType="end"/>
        </w:r>
        <w:r>
          <w:t xml:space="preserve"> encrypted</w:t>
        </w:r>
      </w:ins>
      <w:ins w:id="205" w:author="Larkin,Joshua P.(Student)" w:date="2025-05-14T23:34:00Z" w16du:dateUtc="2025-05-15T03:34:00Z">
        <w:r w:rsidR="007936B7">
          <w:t xml:space="preserve"> Wireshark</w:t>
        </w:r>
      </w:ins>
      <w:ins w:id="206" w:author="Larkin,Joshua P.(Student)" w:date="2025-05-14T23:29:00Z" w16du:dateUtc="2025-05-15T03:29:00Z">
        <w:r>
          <w:t xml:space="preserve"> packet sniff information</w:t>
        </w:r>
      </w:ins>
    </w:p>
    <w:p w14:paraId="322ACA04" w14:textId="77777777" w:rsidR="006A0A02" w:rsidRDefault="006A0A02" w:rsidP="4309D1E0">
      <w:pPr>
        <w:spacing w:line="480" w:lineRule="auto"/>
        <w:rPr>
          <w:ins w:id="207" w:author="Larkin,Joshua P.(Student)" w:date="2025-05-14T23:28:00Z" w16du:dateUtc="2025-05-15T03:28:00Z"/>
          <w:highlight w:val="yellow"/>
        </w:rPr>
      </w:pPr>
    </w:p>
    <w:p w14:paraId="5167A496" w14:textId="0C0EE318" w:rsidR="4E903705" w:rsidDel="00507B68" w:rsidRDefault="4E903705" w:rsidP="4309D1E0">
      <w:pPr>
        <w:spacing w:line="480" w:lineRule="auto"/>
        <w:rPr>
          <w:del w:id="208" w:author="Larkin,Joshua P.(Student)" w:date="2025-05-14T23:27:00Z" w16du:dateUtc="2025-05-15T03:27:00Z"/>
          <w:highlight w:val="yellow"/>
        </w:rPr>
      </w:pPr>
      <w:del w:id="209" w:author="Larkin,Joshua P.(Student)" w:date="2025-05-14T23:27:00Z" w16du:dateUtc="2025-05-15T03:27:00Z">
        <w:r w:rsidRPr="4309D1E0" w:rsidDel="00507B68">
          <w:rPr>
            <w:highlight w:val="yellow"/>
          </w:rPr>
          <w:delText>[</w:delText>
        </w:r>
        <w:r w:rsidR="6EC31097" w:rsidRPr="4309D1E0" w:rsidDel="00507B68">
          <w:rPr>
            <w:highlight w:val="yellow"/>
          </w:rPr>
          <w:delText>Instructions to be added not yet performed]</w:delText>
        </w:r>
      </w:del>
    </w:p>
    <w:p w14:paraId="71CF4BB0" w14:textId="3C1D0005" w:rsidR="4E903705" w:rsidRDefault="4E903705" w:rsidP="4309D1E0">
      <w:pPr>
        <w:spacing w:line="480" w:lineRule="auto"/>
        <w:rPr>
          <w:ins w:id="210" w:author="Larkin,Joshua P.(Student)" w:date="2025-05-14T23:35:00Z" w16du:dateUtc="2025-05-15T03:35:00Z"/>
        </w:rPr>
      </w:pPr>
      <w:r>
        <w:t>HTTP</w:t>
      </w:r>
      <w:r w:rsidR="73EDB5E0">
        <w:t xml:space="preserve"> </w:t>
      </w:r>
      <w:r w:rsidR="73EDB5E0" w:rsidRPr="32CD78E6">
        <w:rPr>
          <w:highlight w:val="yellow"/>
        </w:rPr>
        <w:t>(</w:t>
      </w:r>
      <w:del w:id="211" w:author="Larkin,Joshua P.(Student)" w:date="2025-05-15T02:56:00Z">
        <w:r w:rsidRPr="32CD78E6" w:rsidDel="73EDB5E0">
          <w:rPr>
            <w:highlight w:val="yellow"/>
          </w:rPr>
          <w:delText>site not yet found</w:delText>
        </w:r>
      </w:del>
      <w:ins w:id="212" w:author="Larkin,Joshua P.(Student)" w:date="2025-05-15T02:56:00Z">
        <w:r w:rsidR="63FCFB53" w:rsidRPr="32CD78E6">
          <w:rPr>
            <w:highlight w:val="yellow"/>
          </w:rPr>
          <w:t>http://example.com</w:t>
        </w:r>
      </w:ins>
      <w:r w:rsidR="73EDB5E0">
        <w:t>)</w:t>
      </w:r>
      <w:r>
        <w:t>:</w:t>
      </w:r>
    </w:p>
    <w:p w14:paraId="615509AE" w14:textId="2CDA7E50" w:rsidR="007936B7" w:rsidRDefault="004109FD" w:rsidP="4309D1E0">
      <w:pPr>
        <w:spacing w:line="480" w:lineRule="auto"/>
      </w:pPr>
      <w:ins w:id="213" w:author="Larkin,Joshua P.(Student)" w:date="2025-05-14T23:35:00Z" w16du:dateUtc="2025-05-15T03:35:00Z">
        <w:r>
          <w:t>For the unencrypted packet sniffing for</w:t>
        </w:r>
      </w:ins>
      <w:ins w:id="214" w:author="Larkin,Joshua P.(Student)" w:date="2025-05-14T23:36:00Z" w16du:dateUtc="2025-05-15T03:36:00Z">
        <w:r>
          <w:t xml:space="preserve"> Wireshark the program collects </w:t>
        </w:r>
        <w:r w:rsidR="00E72AA8">
          <w:t xml:space="preserve">all packets available on the network and proceeds to give very detailed information about </w:t>
        </w:r>
        <w:r w:rsidR="00380F9F">
          <w:t>each packet (see figure 8 and figure 9).</w:t>
        </w:r>
      </w:ins>
    </w:p>
    <w:p w14:paraId="32C501B8" w14:textId="77777777" w:rsidR="000D53D5" w:rsidRDefault="000D53D5">
      <w:pPr>
        <w:keepNext/>
        <w:spacing w:line="480" w:lineRule="auto"/>
        <w:rPr>
          <w:ins w:id="215" w:author="Larkin,Joshua P.(Student)" w:date="2025-05-14T23:33:00Z" w16du:dateUtc="2025-05-15T03:33:00Z"/>
        </w:rPr>
        <w:pPrChange w:id="216" w:author="Larkin,Joshua P.(Student)" w:date="2025-05-14T23:33:00Z" w16du:dateUtc="2025-05-15T03:33:00Z">
          <w:pPr>
            <w:spacing w:line="480" w:lineRule="auto"/>
          </w:pPr>
        </w:pPrChange>
      </w:pPr>
      <w:ins w:id="217" w:author="Larkin,Joshua P.(Student)" w:date="2025-05-14T23:32:00Z">
        <w:r w:rsidRPr="000D53D5">
          <w:rPr>
            <w:noProof/>
            <w:highlight w:val="yellow"/>
          </w:rPr>
          <w:drawing>
            <wp:inline distT="0" distB="0" distL="0" distR="0" wp14:anchorId="6ED40DB0" wp14:editId="1DDB33B2">
              <wp:extent cx="5943600" cy="2149475"/>
              <wp:effectExtent l="0" t="0" r="0" b="3175"/>
              <wp:docPr id="604742354"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2354" name="Picture 8" descr="A screen 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9475"/>
                      </a:xfrm>
                      <a:prstGeom prst="rect">
                        <a:avLst/>
                      </a:prstGeom>
                      <a:noFill/>
                      <a:ln>
                        <a:noFill/>
                      </a:ln>
                    </pic:spPr>
                  </pic:pic>
                </a:graphicData>
              </a:graphic>
            </wp:inline>
          </w:drawing>
        </w:r>
      </w:ins>
    </w:p>
    <w:p w14:paraId="581E1671" w14:textId="1191CAD0" w:rsidR="000D53D5" w:rsidRPr="000D53D5" w:rsidRDefault="000D53D5">
      <w:pPr>
        <w:pStyle w:val="Caption"/>
        <w:rPr>
          <w:ins w:id="218" w:author="Larkin,Joshua P.(Student)" w:date="2025-05-14T23:32:00Z"/>
          <w:highlight w:val="yellow"/>
        </w:rPr>
        <w:pPrChange w:id="219" w:author="Larkin,Joshua P.(Student)" w:date="2025-05-14T23:33:00Z" w16du:dateUtc="2025-05-15T03:33:00Z">
          <w:pPr>
            <w:spacing w:line="480" w:lineRule="auto"/>
          </w:pPr>
        </w:pPrChange>
      </w:pPr>
      <w:ins w:id="220" w:author="Larkin,Joshua P.(Student)" w:date="2025-05-14T23:33:00Z" w16du:dateUtc="2025-05-15T03:33:00Z">
        <w:r>
          <w:t xml:space="preserve">Figure </w:t>
        </w:r>
        <w:r>
          <w:fldChar w:fldCharType="begin"/>
        </w:r>
        <w:r>
          <w:instrText xml:space="preserve"> SEQ Figure \* ARABIC </w:instrText>
        </w:r>
      </w:ins>
      <w:r>
        <w:fldChar w:fldCharType="separate"/>
      </w:r>
      <w:ins w:id="221" w:author="Larkin,Joshua P.(Student)" w:date="2025-05-14T23:55:00Z" w16du:dateUtc="2025-05-15T03:55:00Z">
        <w:r w:rsidR="00B47573">
          <w:rPr>
            <w:noProof/>
          </w:rPr>
          <w:t>8</w:t>
        </w:r>
      </w:ins>
      <w:ins w:id="222" w:author="Larkin,Joshua P.(Student)" w:date="2025-05-14T23:33:00Z" w16du:dateUtc="2025-05-15T03:33:00Z">
        <w:r>
          <w:fldChar w:fldCharType="end"/>
        </w:r>
        <w:r>
          <w:t xml:space="preserve"> unencrypted</w:t>
        </w:r>
      </w:ins>
      <w:ins w:id="223" w:author="Larkin,Joshua P.(Student)" w:date="2025-05-14T23:34:00Z" w16du:dateUtc="2025-05-15T03:34:00Z">
        <w:r w:rsidR="007936B7">
          <w:t xml:space="preserve"> Wireshark</w:t>
        </w:r>
      </w:ins>
      <w:ins w:id="224" w:author="Larkin,Joshua P.(Student)" w:date="2025-05-14T23:33:00Z" w16du:dateUtc="2025-05-15T03:33:00Z">
        <w:r>
          <w:t xml:space="preserve"> packet sniff</w:t>
        </w:r>
      </w:ins>
    </w:p>
    <w:p w14:paraId="035BD98F" w14:textId="6F265122" w:rsidR="007936B7" w:rsidRDefault="000D53D5">
      <w:pPr>
        <w:keepNext/>
        <w:spacing w:line="480" w:lineRule="auto"/>
        <w:rPr>
          <w:ins w:id="225" w:author="Larkin,Joshua P.(Student)" w:date="2025-05-14T23:35:00Z" w16du:dateUtc="2025-05-15T03:35:00Z"/>
        </w:rPr>
        <w:pPrChange w:id="226" w:author="Larkin,Joshua P.(Student)" w:date="2025-05-14T23:35:00Z" w16du:dateUtc="2025-05-15T03:35:00Z">
          <w:pPr>
            <w:spacing w:line="480" w:lineRule="auto"/>
          </w:pPr>
        </w:pPrChange>
      </w:pPr>
      <w:ins w:id="227" w:author="Larkin,Joshua P.(Student)" w:date="2025-05-14T23:33:00Z">
        <w:r w:rsidRPr="000D53D5">
          <w:rPr>
            <w:noProof/>
            <w:highlight w:val="yellow"/>
          </w:rPr>
          <w:lastRenderedPageBreak/>
          <w:drawing>
            <wp:inline distT="0" distB="0" distL="0" distR="0" wp14:anchorId="0CA90F6D" wp14:editId="43F8A423">
              <wp:extent cx="5943600" cy="3310890"/>
              <wp:effectExtent l="0" t="0" r="0" b="3810"/>
              <wp:docPr id="3027603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037" name="Picture 10" descr="A screenshot of a computer program&#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ins>
    </w:p>
    <w:p w14:paraId="4CC16DD6" w14:textId="666C1B60" w:rsidR="000D53D5" w:rsidRPr="000D53D5" w:rsidRDefault="007936B7">
      <w:pPr>
        <w:pStyle w:val="Caption"/>
        <w:rPr>
          <w:ins w:id="228" w:author="Larkin,Joshua P.(Student)" w:date="2025-05-14T23:33:00Z"/>
          <w:highlight w:val="yellow"/>
        </w:rPr>
        <w:pPrChange w:id="229" w:author="Larkin,Joshua P.(Student)" w:date="2025-05-14T23:35:00Z" w16du:dateUtc="2025-05-15T03:35:00Z">
          <w:pPr>
            <w:spacing w:line="480" w:lineRule="auto"/>
          </w:pPr>
        </w:pPrChange>
      </w:pPr>
      <w:ins w:id="230" w:author="Larkin,Joshua P.(Student)" w:date="2025-05-14T23:35:00Z" w16du:dateUtc="2025-05-15T03:35:00Z">
        <w:r>
          <w:t xml:space="preserve">Figure </w:t>
        </w:r>
        <w:r>
          <w:fldChar w:fldCharType="begin"/>
        </w:r>
        <w:r>
          <w:instrText xml:space="preserve"> SEQ Figure \* ARABIC </w:instrText>
        </w:r>
      </w:ins>
      <w:r>
        <w:fldChar w:fldCharType="separate"/>
      </w:r>
      <w:ins w:id="231" w:author="Larkin,Joshua P.(Student)" w:date="2025-05-14T23:55:00Z" w16du:dateUtc="2025-05-15T03:55:00Z">
        <w:r w:rsidR="00B47573">
          <w:rPr>
            <w:noProof/>
          </w:rPr>
          <w:t>9</w:t>
        </w:r>
      </w:ins>
      <w:ins w:id="232" w:author="Larkin,Joshua P.(Student)" w:date="2025-05-14T23:35:00Z" w16du:dateUtc="2025-05-15T03:35:00Z">
        <w:r>
          <w:fldChar w:fldCharType="end"/>
        </w:r>
        <w:r>
          <w:t xml:space="preserve"> unencrypted Wireshark packet information</w:t>
        </w:r>
      </w:ins>
    </w:p>
    <w:p w14:paraId="24761556" w14:textId="77777777" w:rsidR="000D53D5" w:rsidRDefault="000D53D5" w:rsidP="4309D1E0">
      <w:pPr>
        <w:spacing w:line="480" w:lineRule="auto"/>
        <w:rPr>
          <w:ins w:id="233" w:author="Larkin,Joshua P.(Student)" w:date="2025-05-14T23:32:00Z" w16du:dateUtc="2025-05-15T03:32:00Z"/>
          <w:highlight w:val="yellow"/>
        </w:rPr>
      </w:pPr>
    </w:p>
    <w:p w14:paraId="1B42A892" w14:textId="7D5AEE54" w:rsidR="26FAE318" w:rsidDel="007B3D68" w:rsidRDefault="26FAE318" w:rsidP="4309D1E0">
      <w:pPr>
        <w:spacing w:line="480" w:lineRule="auto"/>
        <w:rPr>
          <w:del w:id="234" w:author="Larkin,Joshua P.(Student)" w:date="2025-05-14T23:32:00Z" w16du:dateUtc="2025-05-15T03:32:00Z"/>
          <w:highlight w:val="yellow"/>
        </w:rPr>
      </w:pPr>
      <w:del w:id="235" w:author="Larkin,Joshua P.(Student)" w:date="2025-05-14T23:32:00Z" w16du:dateUtc="2025-05-15T03:32:00Z">
        <w:r w:rsidRPr="4309D1E0" w:rsidDel="007B3D68">
          <w:rPr>
            <w:highlight w:val="yellow"/>
          </w:rPr>
          <w:delText>[Instructions to be added, not yet performed]</w:delText>
        </w:r>
      </w:del>
    </w:p>
    <w:p w14:paraId="4F3270CB" w14:textId="4C8495B6" w:rsidR="4E903705" w:rsidRDefault="4E903705" w:rsidP="4309D1E0">
      <w:pPr>
        <w:spacing w:line="480" w:lineRule="auto"/>
        <w:rPr>
          <w:ins w:id="236" w:author="Larkin,Joshua P.(Student)" w:date="2025-05-15T03:07:00Z" w16du:dateUtc="2025-05-15T03:07:23Z"/>
        </w:rPr>
      </w:pPr>
      <w:r>
        <w:t>Suricata:</w:t>
      </w:r>
    </w:p>
    <w:p w14:paraId="537DD991" w14:textId="5CE9C087" w:rsidR="7B9D422E" w:rsidRDefault="7B9D422E" w:rsidP="32CD78E6">
      <w:pPr>
        <w:spacing w:line="480" w:lineRule="auto"/>
        <w:rPr>
          <w:ins w:id="237" w:author="Larkin,Joshua P.(Student)" w:date="2025-05-14T23:38:00Z" w16du:dateUtc="2025-05-15T03:38:00Z"/>
        </w:rPr>
      </w:pPr>
      <w:proofErr w:type="gramStart"/>
      <w:ins w:id="238" w:author="Larkin,Joshua P.(Student)" w:date="2025-05-15T03:07:00Z">
        <w:r>
          <w:t>Ease of Download</w:t>
        </w:r>
        <w:proofErr w:type="gramEnd"/>
        <w:r>
          <w:t>:</w:t>
        </w:r>
      </w:ins>
    </w:p>
    <w:p w14:paraId="23B3501E" w14:textId="381044D5" w:rsidR="00E97514" w:rsidRDefault="00E97514" w:rsidP="32CD78E6">
      <w:pPr>
        <w:spacing w:line="480" w:lineRule="auto"/>
        <w:rPr>
          <w:ins w:id="239" w:author="Larkin,Joshua P.(Student)" w:date="2025-05-15T03:03:00Z" w16du:dateUtc="2025-05-15T03:03:32Z"/>
        </w:rPr>
      </w:pPr>
      <w:ins w:id="240" w:author="Larkin,Joshua P.(Student)" w:date="2025-05-14T23:38:00Z" w16du:dateUtc="2025-05-15T03:38:00Z">
        <w:r>
          <w:t xml:space="preserve">Suricata is easy to download, </w:t>
        </w:r>
        <w:r w:rsidR="00AD3B9F">
          <w:t xml:space="preserve">just navigate to </w:t>
        </w:r>
      </w:ins>
      <w:ins w:id="241" w:author="Larkin,Joshua P.(Student)" w:date="2025-05-14T23:39:00Z">
        <w:r w:rsidR="00BE1190" w:rsidRPr="00BE1190">
          <w:t>suricata.io/download/</w:t>
        </w:r>
      </w:ins>
      <w:ins w:id="242" w:author="Larkin,Joshua P.(Student)" w:date="2025-05-14T23:39:00Z" w16du:dateUtc="2025-05-15T03:39:00Z">
        <w:r w:rsidR="00BE1190">
          <w:t xml:space="preserve"> (see figure 2). </w:t>
        </w:r>
      </w:ins>
    </w:p>
    <w:p w14:paraId="227143B6" w14:textId="74C049B2" w:rsidR="202FC32A" w:rsidRDefault="202FC32A" w:rsidP="32CD78E6">
      <w:pPr>
        <w:spacing w:line="480" w:lineRule="auto"/>
        <w:rPr>
          <w:ins w:id="243" w:author="Larkin,Joshua P.(Student)" w:date="2025-05-14T23:40:00Z" w16du:dateUtc="2025-05-15T03:40:00Z"/>
        </w:rPr>
      </w:pPr>
      <w:ins w:id="244" w:author="Larkin,Joshua P.(Student)" w:date="2025-05-15T03:03:00Z">
        <w:r>
          <w:t>Installation Difficulty:</w:t>
        </w:r>
      </w:ins>
    </w:p>
    <w:p w14:paraId="1AA2BA13" w14:textId="555283EF" w:rsidR="00063CF3" w:rsidRDefault="00063CF3" w:rsidP="32CD78E6">
      <w:pPr>
        <w:spacing w:line="480" w:lineRule="auto"/>
        <w:rPr>
          <w:ins w:id="245" w:author="Larkin,Joshua P.(Student)" w:date="2025-05-15T03:03:00Z" w16du:dateUtc="2025-05-15T03:03:41Z"/>
        </w:rPr>
      </w:pPr>
      <w:ins w:id="246" w:author="Larkin,Joshua P.(Student)" w:date="2025-05-14T23:40:00Z" w16du:dateUtc="2025-05-15T03:40:00Z">
        <w:r>
          <w:t xml:space="preserve">The installation only requires that you click through the prompts </w:t>
        </w:r>
        <w:proofErr w:type="gramStart"/>
        <w:r>
          <w:t>until</w:t>
        </w:r>
        <w:proofErr w:type="gramEnd"/>
        <w:r>
          <w:t xml:space="preserve"> finished. Full step by step installation available on project </w:t>
        </w:r>
        <w:proofErr w:type="spellStart"/>
        <w:r>
          <w:t>github</w:t>
        </w:r>
        <w:proofErr w:type="spellEnd"/>
        <w:r>
          <w:t>.</w:t>
        </w:r>
      </w:ins>
      <w:ins w:id="247" w:author="Larkin,Joshua P.(Student)" w:date="2025-05-14T23:42:00Z" w16du:dateUtc="2025-05-15T03:42:00Z">
        <w:r w:rsidR="0025403B">
          <w:t xml:space="preserve"> </w:t>
        </w:r>
      </w:ins>
    </w:p>
    <w:p w14:paraId="193D81D3" w14:textId="09435AAF" w:rsidR="4CFA1711" w:rsidRDefault="4CFA1711" w:rsidP="32CD78E6">
      <w:pPr>
        <w:spacing w:line="480" w:lineRule="auto"/>
        <w:rPr>
          <w:ins w:id="248" w:author="Larkin,Joshua P.(Student)" w:date="2025-05-14T23:40:00Z" w16du:dateUtc="2025-05-15T03:40:00Z"/>
        </w:rPr>
      </w:pPr>
      <w:ins w:id="249" w:author="Larkin,Joshua P.(Student)" w:date="2025-05-15T03:07:00Z">
        <w:r>
          <w:t>Ease of Use:</w:t>
        </w:r>
      </w:ins>
    </w:p>
    <w:p w14:paraId="40387E56" w14:textId="1A68927B" w:rsidR="00F14689" w:rsidRDefault="00FC4CC2" w:rsidP="32CD78E6">
      <w:pPr>
        <w:spacing w:line="480" w:lineRule="auto"/>
        <w:rPr>
          <w:ins w:id="250" w:author="Larkin,Joshua P.(Student)" w:date="2025-05-14T23:43:00Z" w16du:dateUtc="2025-05-15T03:43:00Z"/>
        </w:rPr>
      </w:pPr>
      <w:ins w:id="251" w:author="Larkin,Joshua P.(Student)" w:date="2025-05-14T23:41:00Z" w16du:dateUtc="2025-05-15T03:41:00Z">
        <w:r>
          <w:lastRenderedPageBreak/>
          <w:t xml:space="preserve">The Suricata setup requires extra work </w:t>
        </w:r>
      </w:ins>
      <w:ins w:id="252" w:author="Larkin,Joshua P.(Student)" w:date="2025-05-14T23:42:00Z" w16du:dateUtc="2025-05-15T03:42:00Z">
        <w:r w:rsidR="0025403B">
          <w:t xml:space="preserve">to get it to function. </w:t>
        </w:r>
        <w:proofErr w:type="spellStart"/>
        <w:r w:rsidR="0025403B">
          <w:t>Npcap</w:t>
        </w:r>
        <w:proofErr w:type="spellEnd"/>
        <w:r w:rsidR="0025403B">
          <w:t xml:space="preserve"> must be installed (see figure 3). </w:t>
        </w:r>
      </w:ins>
      <w:ins w:id="253" w:author="Larkin,Joshua P.(Student)" w:date="2025-05-15T00:11:00Z" w16du:dateUtc="2025-05-15T04:11:00Z">
        <w:r w:rsidR="0033582F">
          <w:t>Also,</w:t>
        </w:r>
      </w:ins>
      <w:ins w:id="254" w:author="Larkin,Joshua P.(Student)" w:date="2025-05-14T23:42:00Z" w16du:dateUtc="2025-05-15T03:42:00Z">
        <w:r w:rsidR="00802812">
          <w:t xml:space="preserve"> </w:t>
        </w:r>
        <w:proofErr w:type="gramStart"/>
        <w:r w:rsidR="00802812">
          <w:t>a rules</w:t>
        </w:r>
        <w:proofErr w:type="gramEnd"/>
        <w:r w:rsidR="00802812">
          <w:t xml:space="preserve"> set must be downloaded that Suricata can use </w:t>
        </w:r>
        <w:proofErr w:type="gramStart"/>
        <w:r w:rsidR="00802812">
          <w:t>in order to</w:t>
        </w:r>
        <w:proofErr w:type="gramEnd"/>
        <w:r w:rsidR="00802812">
          <w:t xml:space="preserve"> kno</w:t>
        </w:r>
      </w:ins>
      <w:ins w:id="255" w:author="Larkin,Joshua P.(Student)" w:date="2025-05-14T23:43:00Z" w16du:dateUtc="2025-05-15T03:43:00Z">
        <w:r w:rsidR="00802812">
          <w:t xml:space="preserve">w what traffic it is looking </w:t>
        </w:r>
        <w:r w:rsidR="0060107B">
          <w:t xml:space="preserve">for. The </w:t>
        </w:r>
      </w:ins>
      <w:ins w:id="256" w:author="Larkin,Joshua P.(Student)" w:date="2025-05-15T00:11:00Z" w16du:dateUtc="2025-05-15T04:11:00Z">
        <w:r w:rsidR="0033582F">
          <w:t>instructions</w:t>
        </w:r>
      </w:ins>
      <w:ins w:id="257" w:author="Larkin,Joshua P.(Student)" w:date="2025-05-14T23:43:00Z" w16du:dateUtc="2025-05-15T03:43:00Z">
        <w:r w:rsidR="0060107B">
          <w:t xml:space="preserve"> for this are found in a how to for windows file in the Suricata directory</w:t>
        </w:r>
      </w:ins>
      <w:ins w:id="258" w:author="Larkin,Joshua P.(Student)" w:date="2025-05-14T23:44:00Z" w16du:dateUtc="2025-05-15T03:44:00Z">
        <w:r w:rsidR="001F510C">
          <w:t xml:space="preserve"> (see figure 10)</w:t>
        </w:r>
      </w:ins>
      <w:ins w:id="259" w:author="Larkin,Joshua P.(Student)" w:date="2025-05-14T23:43:00Z" w16du:dateUtc="2025-05-15T03:43:00Z">
        <w:r w:rsidR="0060107B">
          <w:t>.</w:t>
        </w:r>
      </w:ins>
      <w:ins w:id="260" w:author="Larkin,Joshua P.(Student)" w:date="2025-05-14T23:44:00Z" w16du:dateUtc="2025-05-15T03:44:00Z">
        <w:r w:rsidR="001F510C">
          <w:t xml:space="preserve"> </w:t>
        </w:r>
        <w:r w:rsidR="00097B10">
          <w:t xml:space="preserve">Suricata also requires you to configure the </w:t>
        </w:r>
        <w:proofErr w:type="spellStart"/>
        <w:r w:rsidR="00097B10">
          <w:t>Suricata.yaml</w:t>
        </w:r>
      </w:ins>
      <w:proofErr w:type="spellEnd"/>
      <w:ins w:id="261" w:author="Larkin,Joshua P.(Student)" w:date="2025-05-14T23:45:00Z" w16du:dateUtc="2025-05-15T03:45:00Z">
        <w:r w:rsidR="0012300B">
          <w:t xml:space="preserve"> file to set the correct path for the rules and indicate which rules you do and do not want the program to use by marking them off</w:t>
        </w:r>
        <w:r w:rsidR="00693D1B">
          <w:t xml:space="preserve"> with a # symbol next to them (see figure 11).</w:t>
        </w:r>
      </w:ins>
      <w:ins w:id="262" w:author="Larkin,Joshua P.(Student)" w:date="2025-05-14T23:46:00Z" w16du:dateUtc="2025-05-15T03:46:00Z">
        <w:r w:rsidR="00693D1B">
          <w:t xml:space="preserve"> After all of this is </w:t>
        </w:r>
        <w:proofErr w:type="gramStart"/>
        <w:r w:rsidR="00693D1B">
          <w:t>setup</w:t>
        </w:r>
        <w:proofErr w:type="gramEnd"/>
        <w:r w:rsidR="00693D1B">
          <w:t xml:space="preserve"> </w:t>
        </w:r>
        <w:r w:rsidR="00DD1B68">
          <w:t xml:space="preserve">Suricata is ready to sniff packets so long as you use the correct syntax from the command line ensuring that you are running the command prompt </w:t>
        </w:r>
        <w:r w:rsidR="00735298">
          <w:t>with administrative access (see fi</w:t>
        </w:r>
      </w:ins>
      <w:ins w:id="263" w:author="Larkin,Joshua P.(Student)" w:date="2025-05-14T23:47:00Z" w16du:dateUtc="2025-05-15T03:47:00Z">
        <w:r w:rsidR="00735298">
          <w:t>gure 12).</w:t>
        </w:r>
      </w:ins>
      <w:ins w:id="264" w:author="Larkin,Joshua P.(Student)" w:date="2025-05-14T23:48:00Z" w16du:dateUtc="2025-05-15T03:48:00Z">
        <w:r w:rsidR="00915C70">
          <w:t xml:space="preserve"> You are also </w:t>
        </w:r>
        <w:r w:rsidR="00500327">
          <w:t>required to know precisely the IP address of the interface that you want to monitor.</w:t>
        </w:r>
      </w:ins>
    </w:p>
    <w:p w14:paraId="53FFAEE2" w14:textId="77777777" w:rsidR="001F510C" w:rsidRDefault="001F510C">
      <w:pPr>
        <w:keepNext/>
        <w:spacing w:line="480" w:lineRule="auto"/>
        <w:rPr>
          <w:ins w:id="265" w:author="Larkin,Joshua P.(Student)" w:date="2025-05-14T23:44:00Z" w16du:dateUtc="2025-05-15T03:44:00Z"/>
        </w:rPr>
        <w:pPrChange w:id="266" w:author="Larkin,Joshua P.(Student)" w:date="2025-05-14T23:44:00Z" w16du:dateUtc="2025-05-15T03:44:00Z">
          <w:pPr>
            <w:spacing w:line="480" w:lineRule="auto"/>
          </w:pPr>
        </w:pPrChange>
      </w:pPr>
      <w:ins w:id="267" w:author="Larkin,Joshua P.(Student)" w:date="2025-05-14T23:43:00Z" w16du:dateUtc="2025-05-15T03:43:00Z">
        <w:r>
          <w:rPr>
            <w:noProof/>
          </w:rPr>
          <w:drawing>
            <wp:inline distT="0" distB="0" distL="0" distR="0" wp14:anchorId="09E58E6D" wp14:editId="77517974">
              <wp:extent cx="5943600" cy="2062480"/>
              <wp:effectExtent l="0" t="0" r="0" b="0"/>
              <wp:docPr id="6364906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9065" name="Picture 11"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ins>
    </w:p>
    <w:p w14:paraId="12A84770" w14:textId="19597315" w:rsidR="0060107B" w:rsidRDefault="001F510C">
      <w:pPr>
        <w:pStyle w:val="Caption"/>
        <w:rPr>
          <w:ins w:id="268" w:author="Larkin,Joshua P.(Student)" w:date="2025-05-14T23:43:00Z" w16du:dateUtc="2025-05-15T03:43:00Z"/>
        </w:rPr>
        <w:pPrChange w:id="269" w:author="Larkin,Joshua P.(Student)" w:date="2025-05-14T23:44:00Z" w16du:dateUtc="2025-05-15T03:44:00Z">
          <w:pPr>
            <w:spacing w:line="480" w:lineRule="auto"/>
          </w:pPr>
        </w:pPrChange>
      </w:pPr>
      <w:ins w:id="270" w:author="Larkin,Joshua P.(Student)" w:date="2025-05-14T23:44:00Z" w16du:dateUtc="2025-05-15T03:44:00Z">
        <w:r>
          <w:t xml:space="preserve">Figure </w:t>
        </w:r>
        <w:r>
          <w:fldChar w:fldCharType="begin"/>
        </w:r>
        <w:r>
          <w:instrText xml:space="preserve"> SEQ Figure \* ARABIC </w:instrText>
        </w:r>
      </w:ins>
      <w:r>
        <w:fldChar w:fldCharType="separate"/>
      </w:r>
      <w:ins w:id="271" w:author="Larkin,Joshua P.(Student)" w:date="2025-05-14T23:55:00Z" w16du:dateUtc="2025-05-15T03:55:00Z">
        <w:r w:rsidR="00B47573">
          <w:rPr>
            <w:noProof/>
          </w:rPr>
          <w:t>10</w:t>
        </w:r>
      </w:ins>
      <w:ins w:id="272" w:author="Larkin,Joshua P.(Student)" w:date="2025-05-14T23:44:00Z" w16du:dateUtc="2025-05-15T03:44:00Z">
        <w:r>
          <w:fldChar w:fldCharType="end"/>
        </w:r>
        <w:r>
          <w:t xml:space="preserve"> location of Suricata How To</w:t>
        </w:r>
      </w:ins>
    </w:p>
    <w:p w14:paraId="4B4513C4" w14:textId="77777777" w:rsidR="00693D1B" w:rsidRDefault="00693D1B">
      <w:pPr>
        <w:keepNext/>
        <w:spacing w:line="480" w:lineRule="auto"/>
        <w:rPr>
          <w:ins w:id="273" w:author="Larkin,Joshua P.(Student)" w:date="2025-05-14T23:46:00Z" w16du:dateUtc="2025-05-15T03:46:00Z"/>
        </w:rPr>
        <w:pPrChange w:id="274" w:author="Larkin,Joshua P.(Student)" w:date="2025-05-14T23:46:00Z" w16du:dateUtc="2025-05-15T03:46:00Z">
          <w:pPr>
            <w:spacing w:line="480" w:lineRule="auto"/>
          </w:pPr>
        </w:pPrChange>
      </w:pPr>
      <w:ins w:id="275" w:author="Larkin,Joshua P.(Student)" w:date="2025-05-14T23:45:00Z">
        <w:r w:rsidRPr="00693D1B">
          <w:lastRenderedPageBreak/>
          <w:t> </w:t>
        </w:r>
        <w:r w:rsidRPr="00693D1B">
          <w:rPr>
            <w:noProof/>
          </w:rPr>
          <w:drawing>
            <wp:inline distT="0" distB="0" distL="0" distR="0" wp14:anchorId="31CD1C3D" wp14:editId="54DF768A">
              <wp:extent cx="5943600" cy="1883410"/>
              <wp:effectExtent l="0" t="0" r="0" b="2540"/>
              <wp:docPr id="166516898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8983" name="Picture 13"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ins>
    </w:p>
    <w:p w14:paraId="23AA3F34" w14:textId="06528C6D" w:rsidR="0060107B" w:rsidRDefault="00693D1B" w:rsidP="00693D1B">
      <w:pPr>
        <w:pStyle w:val="Caption"/>
        <w:rPr>
          <w:ins w:id="276" w:author="Larkin,Joshua P.(Student)" w:date="2025-05-14T23:47:00Z" w16du:dateUtc="2025-05-15T03:47:00Z"/>
          <w:noProof/>
        </w:rPr>
      </w:pPr>
      <w:ins w:id="277" w:author="Larkin,Joshua P.(Student)" w:date="2025-05-14T23:46:00Z" w16du:dateUtc="2025-05-15T03:46:00Z">
        <w:r>
          <w:t xml:space="preserve">Figure </w:t>
        </w:r>
        <w:r>
          <w:fldChar w:fldCharType="begin"/>
        </w:r>
        <w:r>
          <w:instrText xml:space="preserve"> SEQ Figure \* ARABIC </w:instrText>
        </w:r>
      </w:ins>
      <w:r>
        <w:fldChar w:fldCharType="separate"/>
      </w:r>
      <w:ins w:id="278" w:author="Larkin,Joshua P.(Student)" w:date="2025-05-14T23:55:00Z" w16du:dateUtc="2025-05-15T03:55:00Z">
        <w:r w:rsidR="00B47573">
          <w:rPr>
            <w:noProof/>
          </w:rPr>
          <w:t>11</w:t>
        </w:r>
      </w:ins>
      <w:ins w:id="279" w:author="Larkin,Joshua P.(Student)" w:date="2025-05-14T23:46:00Z" w16du:dateUtc="2025-05-15T03:46:00Z">
        <w:r>
          <w:fldChar w:fldCharType="end"/>
        </w:r>
        <w:r>
          <w:rPr>
            <w:noProof/>
          </w:rPr>
          <w:t xml:space="preserve"> Suricata.yaml</w:t>
        </w:r>
      </w:ins>
    </w:p>
    <w:p w14:paraId="224A4639" w14:textId="77777777" w:rsidR="00500327" w:rsidRDefault="00915C70">
      <w:pPr>
        <w:keepNext/>
        <w:rPr>
          <w:ins w:id="280" w:author="Larkin,Joshua P.(Student)" w:date="2025-05-14T23:48:00Z" w16du:dateUtc="2025-05-15T03:48:00Z"/>
        </w:rPr>
        <w:pPrChange w:id="281" w:author="Larkin,Joshua P.(Student)" w:date="2025-05-14T23:48:00Z" w16du:dateUtc="2025-05-15T03:48:00Z">
          <w:pPr/>
        </w:pPrChange>
      </w:pPr>
      <w:ins w:id="282" w:author="Larkin,Joshua P.(Student)" w:date="2025-05-14T23:47:00Z">
        <w:r w:rsidRPr="00915C70">
          <w:rPr>
            <w:noProof/>
          </w:rPr>
          <w:drawing>
            <wp:inline distT="0" distB="0" distL="0" distR="0" wp14:anchorId="75D8F073" wp14:editId="1724A57A">
              <wp:extent cx="5943600" cy="3125470"/>
              <wp:effectExtent l="0" t="0" r="0" b="0"/>
              <wp:docPr id="141877990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79900" name="Picture 15"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ins>
    </w:p>
    <w:p w14:paraId="1E8D519B" w14:textId="17B1F98C" w:rsidR="00915C70" w:rsidRPr="00915C70" w:rsidRDefault="00500327">
      <w:pPr>
        <w:pStyle w:val="Caption"/>
        <w:rPr>
          <w:ins w:id="283" w:author="Larkin,Joshua P.(Student)" w:date="2025-05-14T23:47:00Z"/>
        </w:rPr>
        <w:pPrChange w:id="284" w:author="Larkin,Joshua P.(Student)" w:date="2025-05-14T23:48:00Z" w16du:dateUtc="2025-05-15T03:48:00Z">
          <w:pPr/>
        </w:pPrChange>
      </w:pPr>
      <w:ins w:id="285" w:author="Larkin,Joshua P.(Student)" w:date="2025-05-14T23:48:00Z" w16du:dateUtc="2025-05-15T03:48:00Z">
        <w:r>
          <w:t xml:space="preserve">Figure </w:t>
        </w:r>
        <w:r>
          <w:fldChar w:fldCharType="begin"/>
        </w:r>
        <w:r>
          <w:instrText xml:space="preserve"> SEQ Figure \* ARABIC </w:instrText>
        </w:r>
      </w:ins>
      <w:r>
        <w:fldChar w:fldCharType="separate"/>
      </w:r>
      <w:ins w:id="286" w:author="Larkin,Joshua P.(Student)" w:date="2025-05-14T23:55:00Z" w16du:dateUtc="2025-05-15T03:55:00Z">
        <w:r w:rsidR="00B47573">
          <w:rPr>
            <w:noProof/>
          </w:rPr>
          <w:t>12</w:t>
        </w:r>
      </w:ins>
      <w:ins w:id="287" w:author="Larkin,Joshua P.(Student)" w:date="2025-05-14T23:48:00Z" w16du:dateUtc="2025-05-15T03:48:00Z">
        <w:r>
          <w:fldChar w:fldCharType="end"/>
        </w:r>
        <w:r>
          <w:t xml:space="preserve"> Suricata command to run</w:t>
        </w:r>
      </w:ins>
    </w:p>
    <w:p w14:paraId="62D561AF" w14:textId="77777777" w:rsidR="00735298" w:rsidRPr="00735298" w:rsidRDefault="00735298">
      <w:pPr>
        <w:rPr>
          <w:ins w:id="288" w:author="Larkin,Joshua P.(Student)" w:date="2025-05-15T03:07:00Z" w16du:dateUtc="2025-05-15T03:07:40Z"/>
        </w:rPr>
        <w:pPrChange w:id="289" w:author="Larkin,Joshua P.(Student)" w:date="2025-05-14T23:47:00Z" w16du:dateUtc="2025-05-15T03:47:00Z">
          <w:pPr>
            <w:spacing w:line="480" w:lineRule="auto"/>
          </w:pPr>
        </w:pPrChange>
      </w:pPr>
    </w:p>
    <w:p w14:paraId="026EE72B" w14:textId="759AD034" w:rsidR="4CFA1711" w:rsidRDefault="4CFA1711" w:rsidP="32CD78E6">
      <w:pPr>
        <w:spacing w:line="480" w:lineRule="auto"/>
      </w:pPr>
      <w:ins w:id="290" w:author="Larkin,Joshua P.(Student)" w:date="2025-05-15T03:07:00Z">
        <w:r>
          <w:t>Quality of Data from Packet Sniffing:</w:t>
        </w:r>
      </w:ins>
    </w:p>
    <w:p w14:paraId="64EDB728" w14:textId="64DB48FD" w:rsidR="4287757D" w:rsidRDefault="4287757D" w:rsidP="4309D1E0">
      <w:pPr>
        <w:spacing w:line="480" w:lineRule="auto"/>
        <w:rPr>
          <w:ins w:id="291" w:author="Larkin,Joshua P.(Student)" w:date="2025-05-14T23:51:00Z" w16du:dateUtc="2025-05-15T03:51:00Z"/>
        </w:rPr>
      </w:pPr>
      <w:r>
        <w:t>HTTPS (yahoo.com email send):</w:t>
      </w:r>
    </w:p>
    <w:p w14:paraId="629DC3EC" w14:textId="53BFE61C" w:rsidR="00406D9D" w:rsidRDefault="00406D9D" w:rsidP="4309D1E0">
      <w:pPr>
        <w:spacing w:line="480" w:lineRule="auto"/>
      </w:pPr>
      <w:ins w:id="292" w:author="Larkin,Joshua P.(Student)" w:date="2025-05-14T23:51:00Z" w16du:dateUtc="2025-05-15T03:51:00Z">
        <w:r>
          <w:lastRenderedPageBreak/>
          <w:t>While Suricata shows the types of packets that were collected it doesn’t show any distinct information about the packets, this makes it difficult to identify any data linked specifically to th</w:t>
        </w:r>
      </w:ins>
      <w:ins w:id="293" w:author="Larkin,Joshua P.(Student)" w:date="2025-05-14T23:52:00Z" w16du:dateUtc="2025-05-15T03:52:00Z">
        <w:r>
          <w:t xml:space="preserve">e sending of the email or </w:t>
        </w:r>
        <w:r w:rsidR="00D72B8C">
          <w:t xml:space="preserve">even </w:t>
        </w:r>
        <w:proofErr w:type="gramStart"/>
        <w:r w:rsidR="00D72B8C">
          <w:t>encrypted  data</w:t>
        </w:r>
        <w:proofErr w:type="gramEnd"/>
        <w:r w:rsidR="00D72B8C">
          <w:t xml:space="preserve"> in general (see figure 13).</w:t>
        </w:r>
      </w:ins>
    </w:p>
    <w:p w14:paraId="5A5C50AB" w14:textId="77777777" w:rsidR="009F28AD" w:rsidRDefault="00E30325">
      <w:pPr>
        <w:keepNext/>
        <w:spacing w:line="480" w:lineRule="auto"/>
        <w:rPr>
          <w:ins w:id="294" w:author="Larkin,Joshua P.(Student)" w:date="2025-05-14T23:50:00Z" w16du:dateUtc="2025-05-15T03:50:00Z"/>
        </w:rPr>
        <w:pPrChange w:id="295" w:author="Larkin,Joshua P.(Student)" w:date="2025-05-14T23:50:00Z" w16du:dateUtc="2025-05-15T03:50:00Z">
          <w:pPr>
            <w:spacing w:line="480" w:lineRule="auto"/>
          </w:pPr>
        </w:pPrChange>
      </w:pPr>
      <w:ins w:id="296" w:author="Larkin,Joshua P.(Student)" w:date="2025-05-14T23:49:00Z">
        <w:r w:rsidRPr="00E30325">
          <w:rPr>
            <w:noProof/>
            <w:highlight w:val="yellow"/>
          </w:rPr>
          <w:drawing>
            <wp:inline distT="0" distB="0" distL="0" distR="0" wp14:anchorId="0E34D07B" wp14:editId="2C3F7FD2">
              <wp:extent cx="5943600" cy="5552440"/>
              <wp:effectExtent l="0" t="0" r="0" b="0"/>
              <wp:docPr id="60757218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72183" name="Picture 1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52440"/>
                      </a:xfrm>
                      <a:prstGeom prst="rect">
                        <a:avLst/>
                      </a:prstGeom>
                      <a:noFill/>
                      <a:ln>
                        <a:noFill/>
                      </a:ln>
                    </pic:spPr>
                  </pic:pic>
                </a:graphicData>
              </a:graphic>
            </wp:inline>
          </w:drawing>
        </w:r>
      </w:ins>
    </w:p>
    <w:p w14:paraId="1B2EA486" w14:textId="1774B633" w:rsidR="00E30325" w:rsidRPr="00E30325" w:rsidRDefault="009F28AD">
      <w:pPr>
        <w:pStyle w:val="Caption"/>
        <w:rPr>
          <w:ins w:id="297" w:author="Larkin,Joshua P.(Student)" w:date="2025-05-14T23:49:00Z"/>
          <w:highlight w:val="yellow"/>
        </w:rPr>
        <w:pPrChange w:id="298" w:author="Larkin,Joshua P.(Student)" w:date="2025-05-14T23:50:00Z" w16du:dateUtc="2025-05-15T03:50:00Z">
          <w:pPr>
            <w:spacing w:line="480" w:lineRule="auto"/>
          </w:pPr>
        </w:pPrChange>
      </w:pPr>
      <w:ins w:id="299" w:author="Larkin,Joshua P.(Student)" w:date="2025-05-14T23:50:00Z" w16du:dateUtc="2025-05-15T03:50:00Z">
        <w:r>
          <w:t xml:space="preserve">Figure </w:t>
        </w:r>
        <w:r>
          <w:fldChar w:fldCharType="begin"/>
        </w:r>
        <w:r>
          <w:instrText xml:space="preserve"> SEQ Figure \* ARABIC </w:instrText>
        </w:r>
      </w:ins>
      <w:r>
        <w:fldChar w:fldCharType="separate"/>
      </w:r>
      <w:ins w:id="300" w:author="Larkin,Joshua P.(Student)" w:date="2025-05-14T23:55:00Z" w16du:dateUtc="2025-05-15T03:55:00Z">
        <w:r w:rsidR="00B47573">
          <w:rPr>
            <w:noProof/>
          </w:rPr>
          <w:t>13</w:t>
        </w:r>
      </w:ins>
      <w:ins w:id="301" w:author="Larkin,Joshua P.(Student)" w:date="2025-05-14T23:50:00Z" w16du:dateUtc="2025-05-15T03:50:00Z">
        <w:r>
          <w:fldChar w:fldCharType="end"/>
        </w:r>
        <w:r>
          <w:t xml:space="preserve"> Suricata encrypted packet sniff</w:t>
        </w:r>
      </w:ins>
    </w:p>
    <w:p w14:paraId="06EF8C0B" w14:textId="4C770CD9" w:rsidR="4287757D" w:rsidRPr="00B47573" w:rsidDel="00E30325" w:rsidRDefault="4287757D" w:rsidP="4309D1E0">
      <w:pPr>
        <w:spacing w:line="480" w:lineRule="auto"/>
        <w:rPr>
          <w:del w:id="302" w:author="Larkin,Joshua P.(Student)" w:date="2025-05-14T23:49:00Z" w16du:dateUtc="2025-05-15T03:49:00Z"/>
          <w:rPrChange w:id="303" w:author="Larkin,Joshua P.(Student)" w:date="2025-05-14T23:54:00Z" w16du:dateUtc="2025-05-15T03:54:00Z">
            <w:rPr>
              <w:del w:id="304" w:author="Larkin,Joshua P.(Student)" w:date="2025-05-14T23:49:00Z" w16du:dateUtc="2025-05-15T03:49:00Z"/>
              <w:highlight w:val="yellow"/>
            </w:rPr>
          </w:rPrChange>
        </w:rPr>
      </w:pPr>
      <w:del w:id="305" w:author="Larkin,Joshua P.(Student)" w:date="2025-05-14T23:49:00Z" w16du:dateUtc="2025-05-15T03:49:00Z">
        <w:r w:rsidRPr="00B47573" w:rsidDel="00E30325">
          <w:rPr>
            <w:rPrChange w:id="306" w:author="Larkin,Joshua P.(Student)" w:date="2025-05-14T23:54:00Z" w16du:dateUtc="2025-05-15T03:54:00Z">
              <w:rPr>
                <w:highlight w:val="yellow"/>
              </w:rPr>
            </w:rPrChange>
          </w:rPr>
          <w:delText>[Instructions to be added, not yet performed]</w:delText>
        </w:r>
      </w:del>
    </w:p>
    <w:p w14:paraId="74544A8D" w14:textId="66B5E802" w:rsidR="4287757D" w:rsidRPr="00B47573" w:rsidRDefault="4287757D" w:rsidP="4309D1E0">
      <w:pPr>
        <w:spacing w:line="480" w:lineRule="auto"/>
        <w:rPr>
          <w:ins w:id="307" w:author="Larkin,Joshua P.(Student)" w:date="2025-05-14T23:52:00Z" w16du:dateUtc="2025-05-15T03:52:00Z"/>
          <w:rPrChange w:id="308" w:author="Larkin,Joshua P.(Student)" w:date="2025-05-14T23:54:00Z" w16du:dateUtc="2025-05-15T03:54:00Z">
            <w:rPr>
              <w:ins w:id="309" w:author="Larkin,Joshua P.(Student)" w:date="2025-05-14T23:52:00Z" w16du:dateUtc="2025-05-15T03:52:00Z"/>
              <w:highlight w:val="yellow"/>
            </w:rPr>
          </w:rPrChange>
        </w:rPr>
      </w:pPr>
      <w:r w:rsidRPr="00B47573">
        <w:t xml:space="preserve">HTTP </w:t>
      </w:r>
      <w:r w:rsidRPr="00B47573">
        <w:rPr>
          <w:rPrChange w:id="310" w:author="Larkin,Joshua P.(Student)" w:date="2025-05-14T23:54:00Z" w16du:dateUtc="2025-05-15T03:54:00Z">
            <w:rPr>
              <w:highlight w:val="yellow"/>
            </w:rPr>
          </w:rPrChange>
        </w:rPr>
        <w:t>(</w:t>
      </w:r>
      <w:del w:id="311" w:author="Larkin,Joshua P.(Student)" w:date="2025-05-15T02:56:00Z">
        <w:r w:rsidRPr="00B47573" w:rsidDel="4287757D">
          <w:rPr>
            <w:rPrChange w:id="312" w:author="Larkin,Joshua P.(Student)" w:date="2025-05-14T23:54:00Z" w16du:dateUtc="2025-05-15T03:54:00Z">
              <w:rPr>
                <w:highlight w:val="yellow"/>
              </w:rPr>
            </w:rPrChange>
          </w:rPr>
          <w:delText>site not yet found</w:delText>
        </w:r>
      </w:del>
      <w:ins w:id="313" w:author="Larkin,Joshua P.(Student)" w:date="2025-05-15T02:56:00Z">
        <w:r w:rsidR="28A55A2A" w:rsidRPr="00B47573">
          <w:rPr>
            <w:rPrChange w:id="314" w:author="Larkin,Joshua P.(Student)" w:date="2025-05-14T23:54:00Z" w16du:dateUtc="2025-05-15T03:54:00Z">
              <w:rPr>
                <w:highlight w:val="yellow"/>
              </w:rPr>
            </w:rPrChange>
          </w:rPr>
          <w:t>http://example.com</w:t>
        </w:r>
      </w:ins>
      <w:r w:rsidRPr="00B47573">
        <w:rPr>
          <w:rPrChange w:id="315" w:author="Larkin,Joshua P.(Student)" w:date="2025-05-14T23:54:00Z" w16du:dateUtc="2025-05-15T03:54:00Z">
            <w:rPr>
              <w:highlight w:val="yellow"/>
            </w:rPr>
          </w:rPrChange>
        </w:rPr>
        <w:t>):</w:t>
      </w:r>
    </w:p>
    <w:p w14:paraId="04D75534" w14:textId="0FD830B7" w:rsidR="004E6916" w:rsidRPr="00B47573" w:rsidRDefault="004E6916" w:rsidP="4309D1E0">
      <w:pPr>
        <w:spacing w:line="480" w:lineRule="auto"/>
        <w:rPr>
          <w:rPrChange w:id="316" w:author="Larkin,Joshua P.(Student)" w:date="2025-05-14T23:54:00Z" w16du:dateUtc="2025-05-15T03:54:00Z">
            <w:rPr>
              <w:highlight w:val="yellow"/>
            </w:rPr>
          </w:rPrChange>
        </w:rPr>
      </w:pPr>
      <w:ins w:id="317" w:author="Larkin,Joshua P.(Student)" w:date="2025-05-14T23:52:00Z" w16du:dateUtc="2025-05-15T03:52:00Z">
        <w:r w:rsidRPr="00B47573">
          <w:rPr>
            <w:rPrChange w:id="318" w:author="Larkin,Joshua P.(Student)" w:date="2025-05-14T23:54:00Z" w16du:dateUtc="2025-05-15T03:54:00Z">
              <w:rPr>
                <w:highlight w:val="yellow"/>
              </w:rPr>
            </w:rPrChange>
          </w:rPr>
          <w:lastRenderedPageBreak/>
          <w:t>For the un</w:t>
        </w:r>
      </w:ins>
      <w:ins w:id="319" w:author="Larkin,Joshua P.(Student)" w:date="2025-05-14T23:53:00Z" w16du:dateUtc="2025-05-15T03:53:00Z">
        <w:r w:rsidRPr="00B47573">
          <w:rPr>
            <w:rPrChange w:id="320" w:author="Larkin,Joshua P.(Student)" w:date="2025-05-14T23:54:00Z" w16du:dateUtc="2025-05-15T03:54:00Z">
              <w:rPr>
                <w:highlight w:val="yellow"/>
              </w:rPr>
            </w:rPrChange>
          </w:rPr>
          <w:t xml:space="preserve">encrypted traffic there is no discernable </w:t>
        </w:r>
        <w:r w:rsidR="00B47573" w:rsidRPr="00B47573">
          <w:rPr>
            <w:rPrChange w:id="321" w:author="Larkin,Joshua P.(Student)" w:date="2025-05-14T23:54:00Z" w16du:dateUtc="2025-05-15T03:54:00Z">
              <w:rPr>
                <w:highlight w:val="yellow"/>
              </w:rPr>
            </w:rPrChange>
          </w:rPr>
          <w:t xml:space="preserve">difference from the encrypted data. Suricata doesn’t provide </w:t>
        </w:r>
        <w:proofErr w:type="gramStart"/>
        <w:r w:rsidR="00B47573" w:rsidRPr="00B47573">
          <w:rPr>
            <w:rPrChange w:id="322" w:author="Larkin,Joshua P.(Student)" w:date="2025-05-14T23:54:00Z" w16du:dateUtc="2025-05-15T03:54:00Z">
              <w:rPr>
                <w:highlight w:val="yellow"/>
              </w:rPr>
            </w:rPrChange>
          </w:rPr>
          <w:t>in depth</w:t>
        </w:r>
        <w:proofErr w:type="gramEnd"/>
        <w:r w:rsidR="00B47573" w:rsidRPr="00B47573">
          <w:rPr>
            <w:rPrChange w:id="323" w:author="Larkin,Joshua P.(Student)" w:date="2025-05-14T23:54:00Z" w16du:dateUtc="2025-05-15T03:54:00Z">
              <w:rPr>
                <w:highlight w:val="yellow"/>
              </w:rPr>
            </w:rPrChange>
          </w:rPr>
          <w:t xml:space="preserve"> information in its logs about the packets, just general information and how many of which types of packets </w:t>
        </w:r>
      </w:ins>
      <w:ins w:id="324" w:author="Larkin,Joshua P.(Student)" w:date="2025-05-14T23:54:00Z" w16du:dateUtc="2025-05-15T03:54:00Z">
        <w:r w:rsidR="00B47573" w:rsidRPr="00B47573">
          <w:rPr>
            <w:rPrChange w:id="325" w:author="Larkin,Joshua P.(Student)" w:date="2025-05-14T23:54:00Z" w16du:dateUtc="2025-05-15T03:54:00Z">
              <w:rPr>
                <w:highlight w:val="yellow"/>
              </w:rPr>
            </w:rPrChange>
          </w:rPr>
          <w:t>were collected (see figure 14).</w:t>
        </w:r>
      </w:ins>
    </w:p>
    <w:p w14:paraId="4E438760" w14:textId="77777777" w:rsidR="000B46DF" w:rsidRDefault="009F28AD">
      <w:pPr>
        <w:keepNext/>
        <w:spacing w:line="480" w:lineRule="auto"/>
        <w:rPr>
          <w:ins w:id="326" w:author="Larkin,Joshua P.(Student)" w:date="2025-05-14T23:50:00Z" w16du:dateUtc="2025-05-15T03:50:00Z"/>
        </w:rPr>
        <w:pPrChange w:id="327" w:author="Larkin,Joshua P.(Student)" w:date="2025-05-14T23:50:00Z" w16du:dateUtc="2025-05-15T03:50:00Z">
          <w:pPr>
            <w:spacing w:line="480" w:lineRule="auto"/>
          </w:pPr>
        </w:pPrChange>
      </w:pPr>
      <w:ins w:id="328" w:author="Larkin,Joshua P.(Student)" w:date="2025-05-14T23:49:00Z">
        <w:r w:rsidRPr="009F28AD">
          <w:rPr>
            <w:noProof/>
            <w:highlight w:val="yellow"/>
          </w:rPr>
          <w:drawing>
            <wp:inline distT="0" distB="0" distL="0" distR="0" wp14:anchorId="71CC96D4" wp14:editId="48CDE90D">
              <wp:extent cx="5943600" cy="5631180"/>
              <wp:effectExtent l="0" t="0" r="0" b="7620"/>
              <wp:docPr id="162335649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6496" name="Picture 19" descr="A screen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31180"/>
                      </a:xfrm>
                      <a:prstGeom prst="rect">
                        <a:avLst/>
                      </a:prstGeom>
                      <a:noFill/>
                      <a:ln>
                        <a:noFill/>
                      </a:ln>
                    </pic:spPr>
                  </pic:pic>
                </a:graphicData>
              </a:graphic>
            </wp:inline>
          </w:drawing>
        </w:r>
      </w:ins>
    </w:p>
    <w:p w14:paraId="50C325EC" w14:textId="3FAF59C5" w:rsidR="009F28AD" w:rsidRPr="009F28AD" w:rsidRDefault="000B46DF">
      <w:pPr>
        <w:pStyle w:val="Caption"/>
        <w:rPr>
          <w:ins w:id="329" w:author="Larkin,Joshua P.(Student)" w:date="2025-05-14T23:49:00Z"/>
          <w:highlight w:val="yellow"/>
        </w:rPr>
        <w:pPrChange w:id="330" w:author="Larkin,Joshua P.(Student)" w:date="2025-05-14T23:50:00Z" w16du:dateUtc="2025-05-15T03:50:00Z">
          <w:pPr>
            <w:spacing w:line="480" w:lineRule="auto"/>
          </w:pPr>
        </w:pPrChange>
      </w:pPr>
      <w:ins w:id="331" w:author="Larkin,Joshua P.(Student)" w:date="2025-05-14T23:50:00Z" w16du:dateUtc="2025-05-15T03:50:00Z">
        <w:r>
          <w:t xml:space="preserve">Figure </w:t>
        </w:r>
        <w:r>
          <w:fldChar w:fldCharType="begin"/>
        </w:r>
        <w:r>
          <w:instrText xml:space="preserve"> SEQ Figure \* ARABIC </w:instrText>
        </w:r>
      </w:ins>
      <w:r>
        <w:fldChar w:fldCharType="separate"/>
      </w:r>
      <w:ins w:id="332" w:author="Larkin,Joshua P.(Student)" w:date="2025-05-14T23:55:00Z" w16du:dateUtc="2025-05-15T03:55:00Z">
        <w:r w:rsidR="00B47573">
          <w:rPr>
            <w:noProof/>
          </w:rPr>
          <w:t>14</w:t>
        </w:r>
      </w:ins>
      <w:ins w:id="333" w:author="Larkin,Joshua P.(Student)" w:date="2025-05-14T23:50:00Z" w16du:dateUtc="2025-05-15T03:50:00Z">
        <w:r>
          <w:fldChar w:fldCharType="end"/>
        </w:r>
        <w:r>
          <w:t xml:space="preserve"> Suricata Unencrypted packet sniff</w:t>
        </w:r>
      </w:ins>
    </w:p>
    <w:p w14:paraId="6439F0DE" w14:textId="44B1BDD6" w:rsidR="73EC880B" w:rsidRPr="00B47573" w:rsidDel="009F28AD" w:rsidRDefault="73EC880B" w:rsidP="4309D1E0">
      <w:pPr>
        <w:spacing w:line="480" w:lineRule="auto"/>
        <w:rPr>
          <w:del w:id="334" w:author="Larkin,Joshua P.(Student)" w:date="2025-05-14T23:49:00Z" w16du:dateUtc="2025-05-15T03:49:00Z"/>
          <w:rPrChange w:id="335" w:author="Larkin,Joshua P.(Student)" w:date="2025-05-14T23:54:00Z" w16du:dateUtc="2025-05-15T03:54:00Z">
            <w:rPr>
              <w:del w:id="336" w:author="Larkin,Joshua P.(Student)" w:date="2025-05-14T23:49:00Z" w16du:dateUtc="2025-05-15T03:49:00Z"/>
              <w:highlight w:val="yellow"/>
            </w:rPr>
          </w:rPrChange>
        </w:rPr>
      </w:pPr>
      <w:del w:id="337" w:author="Larkin,Joshua P.(Student)" w:date="2025-05-14T23:49:00Z" w16du:dateUtc="2025-05-15T03:49:00Z">
        <w:r w:rsidRPr="00B47573" w:rsidDel="009F28AD">
          <w:rPr>
            <w:rPrChange w:id="338" w:author="Larkin,Joshua P.(Student)" w:date="2025-05-14T23:54:00Z" w16du:dateUtc="2025-05-15T03:54:00Z">
              <w:rPr>
                <w:highlight w:val="yellow"/>
              </w:rPr>
            </w:rPrChange>
          </w:rPr>
          <w:delText>[Instructions to be added, not yet performed]</w:delText>
        </w:r>
      </w:del>
    </w:p>
    <w:p w14:paraId="63A54EA2" w14:textId="1D0F4978" w:rsidR="4E903705" w:rsidRDefault="4E903705" w:rsidP="4309D1E0">
      <w:pPr>
        <w:spacing w:line="480" w:lineRule="auto"/>
        <w:rPr>
          <w:ins w:id="339" w:author="Larkin,Joshua P.(Student)" w:date="2025-05-15T03:07:00Z" w16du:dateUtc="2025-05-15T03:07:52Z"/>
        </w:rPr>
      </w:pPr>
      <w:r>
        <w:t>Snort:</w:t>
      </w:r>
    </w:p>
    <w:p w14:paraId="75BB4116" w14:textId="3AD9F8EB" w:rsidR="6B091830" w:rsidRDefault="6B091830" w:rsidP="32CD78E6">
      <w:pPr>
        <w:spacing w:line="480" w:lineRule="auto"/>
        <w:rPr>
          <w:ins w:id="340" w:author="Larkin,Joshua P.(Student)" w:date="2025-05-14T23:14:00Z" w16du:dateUtc="2025-05-15T03:14:00Z"/>
        </w:rPr>
      </w:pPr>
      <w:proofErr w:type="gramStart"/>
      <w:ins w:id="341" w:author="Larkin,Joshua P.(Student)" w:date="2025-05-15T03:07:00Z">
        <w:r>
          <w:lastRenderedPageBreak/>
          <w:t>Ease of Download</w:t>
        </w:r>
        <w:proofErr w:type="gramEnd"/>
        <w:r>
          <w:t>:</w:t>
        </w:r>
      </w:ins>
      <w:ins w:id="342" w:author="Larkin,Joshua P.(Student)" w:date="2025-05-14T23:14:00Z" w16du:dateUtc="2025-05-15T03:14:00Z">
        <w:r w:rsidR="003F491D">
          <w:t xml:space="preserve"> </w:t>
        </w:r>
      </w:ins>
    </w:p>
    <w:p w14:paraId="329D8DD5" w14:textId="2EA8AD98" w:rsidR="003F491D" w:rsidRDefault="003F491D" w:rsidP="32CD78E6">
      <w:pPr>
        <w:spacing w:line="480" w:lineRule="auto"/>
        <w:rPr>
          <w:ins w:id="343" w:author="Larkin,Joshua P.(Student)" w:date="2025-05-15T03:07:00Z" w16du:dateUtc="2025-05-15T03:07:58Z"/>
        </w:rPr>
      </w:pPr>
      <w:ins w:id="344" w:author="Larkin,Joshua P.(Student)" w:date="2025-05-14T23:14:00Z" w16du:dateUtc="2025-05-15T03:14:00Z">
        <w:r>
          <w:t xml:space="preserve">Snort 2 </w:t>
        </w:r>
        <w:r w:rsidR="00884432">
          <w:t xml:space="preserve">is an easy download, locating the webpage to download the installation file </w:t>
        </w:r>
      </w:ins>
      <w:ins w:id="345" w:author="Larkin,Joshua P.(Student)" w:date="2025-05-14T23:15:00Z" w16du:dateUtc="2025-05-15T03:15:00Z">
        <w:r w:rsidR="0083171D">
          <w:t xml:space="preserve">at </w:t>
        </w:r>
      </w:ins>
      <w:ins w:id="346" w:author="Larkin,Joshua P.(Student)" w:date="2025-05-14T23:15:00Z">
        <w:r w:rsidR="0083171D" w:rsidRPr="0083171D">
          <w:t>snort.com/downloads#snort3-downloads</w:t>
        </w:r>
      </w:ins>
      <w:ins w:id="347" w:author="Larkin,Joshua P.(Student)" w:date="2025-05-14T23:15:00Z" w16du:dateUtc="2025-05-15T03:15:00Z">
        <w:r w:rsidR="00E83619">
          <w:t xml:space="preserve">. Snort 2 contains an </w:t>
        </w:r>
        <w:proofErr w:type="gramStart"/>
        <w:r w:rsidR="00E83619">
          <w:t>install</w:t>
        </w:r>
        <w:proofErr w:type="gramEnd"/>
        <w:r w:rsidR="00E83619">
          <w:t xml:space="preserve"> package while at the time of this writing Snort 3 did not and </w:t>
        </w:r>
      </w:ins>
      <w:ins w:id="348" w:author="Larkin,Joshua P.(Student)" w:date="2025-05-14T23:16:00Z" w16du:dateUtc="2025-05-15T03:16:00Z">
        <w:r w:rsidR="00E83619">
          <w:t>as such was not chosen for this project.</w:t>
        </w:r>
      </w:ins>
      <w:ins w:id="349" w:author="Larkin,Joshua P.(Student)" w:date="2025-05-14T23:21:00Z" w16du:dateUtc="2025-05-15T03:21:00Z">
        <w:r w:rsidR="00D63BB9">
          <w:t xml:space="preserve"> See Figure 4.</w:t>
        </w:r>
      </w:ins>
    </w:p>
    <w:p w14:paraId="4D4AB01B" w14:textId="193A99DA" w:rsidR="6B091830" w:rsidRDefault="6B091830" w:rsidP="32CD78E6">
      <w:pPr>
        <w:spacing w:line="480" w:lineRule="auto"/>
        <w:rPr>
          <w:ins w:id="350" w:author="Larkin,Joshua P.(Student)" w:date="2025-05-14T23:16:00Z" w16du:dateUtc="2025-05-15T03:16:00Z"/>
        </w:rPr>
      </w:pPr>
      <w:ins w:id="351" w:author="Larkin,Joshua P.(Student)" w:date="2025-05-15T03:07:00Z">
        <w:r>
          <w:t>Insta</w:t>
        </w:r>
      </w:ins>
      <w:ins w:id="352" w:author="Larkin,Joshua P.(Student)" w:date="2025-05-15T03:08:00Z">
        <w:r>
          <w:t>llation Difficulty:</w:t>
        </w:r>
      </w:ins>
    </w:p>
    <w:p w14:paraId="3CB3073B" w14:textId="195C6ECF" w:rsidR="00A6311F" w:rsidRDefault="00A6311F" w:rsidP="32CD78E6">
      <w:pPr>
        <w:spacing w:line="480" w:lineRule="auto"/>
        <w:rPr>
          <w:ins w:id="353" w:author="Larkin,Joshua P.(Student)" w:date="2025-05-15T03:08:00Z" w16du:dateUtc="2025-05-15T03:08:04Z"/>
        </w:rPr>
      </w:pPr>
      <w:ins w:id="354" w:author="Larkin,Joshua P.(Student)" w:date="2025-05-14T23:16:00Z" w16du:dateUtc="2025-05-15T03:16:00Z">
        <w:r>
          <w:t xml:space="preserve">Snort 2 is easy to install, as with most </w:t>
        </w:r>
        <w:r w:rsidR="00CC2B22">
          <w:t>programs today it is a matter of clicking through</w:t>
        </w:r>
      </w:ins>
      <w:ins w:id="355" w:author="Larkin,Joshua P.(Student)" w:date="2025-05-14T23:17:00Z" w16du:dateUtc="2025-05-15T03:17:00Z">
        <w:r w:rsidR="00CC2B22">
          <w:t xml:space="preserve"> the prompts until finished. The complete </w:t>
        </w:r>
      </w:ins>
      <w:ins w:id="356" w:author="Larkin,Joshua P.(Student)" w:date="2025-05-15T00:10:00Z" w16du:dateUtc="2025-05-15T04:10:00Z">
        <w:r w:rsidR="0033582F">
          <w:t>installation</w:t>
        </w:r>
      </w:ins>
      <w:ins w:id="357" w:author="Larkin,Joshua P.(Student)" w:date="2025-05-14T23:17:00Z" w16du:dateUtc="2025-05-15T03:17:00Z">
        <w:r w:rsidR="00CC2B22">
          <w:t xml:space="preserve"> process </w:t>
        </w:r>
        <w:r w:rsidR="00863BB4">
          <w:t xml:space="preserve">has been recorded and is available on the projects </w:t>
        </w:r>
        <w:proofErr w:type="spellStart"/>
        <w:r w:rsidR="00863BB4">
          <w:t>github</w:t>
        </w:r>
        <w:proofErr w:type="spellEnd"/>
        <w:r w:rsidR="00863BB4">
          <w:t>.</w:t>
        </w:r>
      </w:ins>
    </w:p>
    <w:p w14:paraId="50FAFF45" w14:textId="77777777" w:rsidR="00F447F8" w:rsidRDefault="6B091830" w:rsidP="32CD78E6">
      <w:pPr>
        <w:spacing w:line="480" w:lineRule="auto"/>
        <w:rPr>
          <w:ins w:id="358" w:author="Larkin,Joshua P.(Student)" w:date="2025-05-14T23:19:00Z" w16du:dateUtc="2025-05-15T03:19:00Z"/>
        </w:rPr>
      </w:pPr>
      <w:ins w:id="359" w:author="Larkin,Joshua P.(Student)" w:date="2025-05-15T03:08:00Z">
        <w:r>
          <w:t>Ease of Use:</w:t>
        </w:r>
      </w:ins>
    </w:p>
    <w:p w14:paraId="2D1A34B3" w14:textId="240B4F2A" w:rsidR="00B47573" w:rsidRDefault="00F447F8">
      <w:pPr>
        <w:keepNext/>
        <w:spacing w:line="480" w:lineRule="auto"/>
        <w:rPr>
          <w:ins w:id="360" w:author="Larkin,Joshua P.(Student)" w:date="2025-05-14T23:54:00Z" w16du:dateUtc="2025-05-15T03:54:00Z"/>
        </w:rPr>
        <w:pPrChange w:id="361" w:author="Larkin,Joshua P.(Student)" w:date="2025-05-14T23:54:00Z" w16du:dateUtc="2025-05-15T03:54:00Z">
          <w:pPr>
            <w:spacing w:line="480" w:lineRule="auto"/>
          </w:pPr>
        </w:pPrChange>
      </w:pPr>
      <w:ins w:id="362" w:author="Larkin,Joshua P.(Student)" w:date="2025-05-14T23:19:00Z" w16du:dateUtc="2025-05-15T03:19:00Z">
        <w:r>
          <w:t xml:space="preserve">Snort 2 requires </w:t>
        </w:r>
      </w:ins>
      <w:ins w:id="363" w:author="Larkin,Joshua P.(Student)" w:date="2025-05-15T00:10:00Z" w16du:dateUtc="2025-05-15T04:10:00Z">
        <w:r w:rsidR="004E3F46">
          <w:t>that the</w:t>
        </w:r>
      </w:ins>
      <w:ins w:id="364" w:author="Larkin,Joshua P.(Student)" w:date="2025-05-14T23:19:00Z" w16du:dateUtc="2025-05-15T03:19:00Z">
        <w:r>
          <w:t xml:space="preserve"> </w:t>
        </w:r>
        <w:proofErr w:type="spellStart"/>
        <w:r>
          <w:t>snort.conf</w:t>
        </w:r>
        <w:proofErr w:type="spellEnd"/>
        <w:r>
          <w:t xml:space="preserve"> file be edited with </w:t>
        </w:r>
        <w:r w:rsidR="00A65797">
          <w:t>specific network information</w:t>
        </w:r>
      </w:ins>
      <w:ins w:id="365" w:author="Larkin,Joshua P.(Student)" w:date="2025-05-14T23:20:00Z" w16du:dateUtc="2025-05-15T03:20:00Z">
        <w:r w:rsidR="00A65797">
          <w:t xml:space="preserve"> so that Snort has access to all the information about the </w:t>
        </w:r>
        <w:r w:rsidR="00D63BB9">
          <w:t>network that it will be monitoring</w:t>
        </w:r>
      </w:ins>
      <w:ins w:id="366" w:author="Larkin,Joshua P.(Student)" w:date="2025-05-14T23:55:00Z" w16du:dateUtc="2025-05-15T03:55:00Z">
        <w:r w:rsidR="006956BC">
          <w:t xml:space="preserve"> (see </w:t>
        </w:r>
        <w:r w:rsidR="006956BC">
          <w:lastRenderedPageBreak/>
          <w:t>figures 15, 16 and 17)</w:t>
        </w:r>
      </w:ins>
      <w:ins w:id="367" w:author="Larkin,Joshua P.(Student)" w:date="2025-05-14T23:20:00Z" w16du:dateUtc="2025-05-15T03:20:00Z">
        <w:r w:rsidR="00D63BB9">
          <w:t xml:space="preserve">. </w:t>
        </w:r>
      </w:ins>
      <w:ins w:id="368" w:author="Larkin,Joshua P.(Student)" w:date="2025-05-14T23:37:00Z" w16du:dateUtc="2025-05-15T03:37:00Z">
        <w:r w:rsidR="00A27E5E">
          <w:t xml:space="preserve">Snort also requires that </w:t>
        </w:r>
        <w:proofErr w:type="spellStart"/>
        <w:r w:rsidR="00A27E5E">
          <w:t>N</w:t>
        </w:r>
      </w:ins>
      <w:ins w:id="369" w:author="Larkin,Joshua P.(Student)" w:date="2025-05-14T23:38:00Z" w16du:dateUtc="2025-05-15T03:38:00Z">
        <w:r w:rsidR="00E97514">
          <w:t>pcap</w:t>
        </w:r>
        <w:proofErr w:type="spellEnd"/>
        <w:r w:rsidR="00E97514">
          <w:t xml:space="preserve"> be installed (see figure 3).</w:t>
        </w:r>
      </w:ins>
      <w:ins w:id="370" w:author="Larkin,Joshua P.(Student)" w:date="2025-05-14T23:56:00Z" w16du:dateUtc="2025-05-15T03:56:00Z">
        <w:r w:rsidR="00F9662B">
          <w:t xml:space="preserve"> </w:t>
        </w:r>
      </w:ins>
      <w:ins w:id="371" w:author="Larkin,Joshua P.(Student)" w:date="2025-05-15T03:08:00Z">
        <w:r w:rsidR="6B091830">
          <w:rPr>
            <w:noProof/>
          </w:rPr>
          <w:drawing>
            <wp:inline distT="0" distB="0" distL="0" distR="0" wp14:anchorId="039FB0AD" wp14:editId="21AFFB89">
              <wp:extent cx="5943600" cy="3314700"/>
              <wp:effectExtent l="0" t="0" r="0" b="0"/>
              <wp:docPr id="1617912381" name="Picture 201699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9955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ins>
    </w:p>
    <w:p w14:paraId="61648494" w14:textId="1159E944" w:rsidR="00B47573" w:rsidRDefault="00B47573" w:rsidP="00B47573">
      <w:pPr>
        <w:pStyle w:val="Caption"/>
        <w:rPr>
          <w:ins w:id="372" w:author="Larkin,Joshua P.(Student)" w:date="2025-05-14T23:54:00Z" w16du:dateUtc="2025-05-15T03:54:00Z"/>
        </w:rPr>
      </w:pPr>
      <w:ins w:id="373" w:author="Larkin,Joshua P.(Student)" w:date="2025-05-14T23:54:00Z" w16du:dateUtc="2025-05-15T03:54:00Z">
        <w:r>
          <w:t xml:space="preserve">Figure </w:t>
        </w:r>
        <w:r>
          <w:fldChar w:fldCharType="begin"/>
        </w:r>
        <w:r>
          <w:instrText xml:space="preserve"> SEQ Figure \* ARABIC </w:instrText>
        </w:r>
      </w:ins>
      <w:r>
        <w:fldChar w:fldCharType="separate"/>
      </w:r>
      <w:ins w:id="374" w:author="Larkin,Joshua P.(Student)" w:date="2025-05-14T23:55:00Z" w16du:dateUtc="2025-05-15T03:55:00Z">
        <w:r>
          <w:rPr>
            <w:noProof/>
          </w:rPr>
          <w:t>15</w:t>
        </w:r>
      </w:ins>
      <w:ins w:id="375" w:author="Larkin,Joshua P.(Student)" w:date="2025-05-14T23:54:00Z" w16du:dateUtc="2025-05-15T03:54:00Z">
        <w:r>
          <w:fldChar w:fldCharType="end"/>
        </w:r>
        <w:r>
          <w:t xml:space="preserve"> snort config file setup</w:t>
        </w:r>
      </w:ins>
    </w:p>
    <w:p w14:paraId="66F08306" w14:textId="77777777" w:rsidR="00B47573" w:rsidRDefault="6B091830">
      <w:pPr>
        <w:keepNext/>
        <w:spacing w:line="480" w:lineRule="auto"/>
        <w:rPr>
          <w:ins w:id="376" w:author="Larkin,Joshua P.(Student)" w:date="2025-05-14T23:55:00Z" w16du:dateUtc="2025-05-15T03:55:00Z"/>
        </w:rPr>
        <w:pPrChange w:id="377" w:author="Larkin,Joshua P.(Student)" w:date="2025-05-14T23:55:00Z" w16du:dateUtc="2025-05-15T03:55:00Z">
          <w:pPr>
            <w:spacing w:line="480" w:lineRule="auto"/>
          </w:pPr>
        </w:pPrChange>
      </w:pPr>
      <w:ins w:id="378" w:author="Larkin,Joshua P.(Student)" w:date="2025-05-15T03:08:00Z">
        <w:r>
          <w:rPr>
            <w:noProof/>
          </w:rPr>
          <w:lastRenderedPageBreak/>
          <w:drawing>
            <wp:inline distT="0" distB="0" distL="0" distR="0" wp14:anchorId="2212A1E9" wp14:editId="6C11641B">
              <wp:extent cx="5943600" cy="4076700"/>
              <wp:effectExtent l="0" t="0" r="0" b="0"/>
              <wp:docPr id="539770915" name="Picture 95181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816337"/>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ins>
    </w:p>
    <w:p w14:paraId="33DF66AE" w14:textId="78CCE9B7" w:rsidR="00B47573" w:rsidRDefault="00B47573" w:rsidP="00B47573">
      <w:pPr>
        <w:pStyle w:val="Caption"/>
        <w:rPr>
          <w:ins w:id="379" w:author="Larkin,Joshua P.(Student)" w:date="2025-05-14T23:55:00Z" w16du:dateUtc="2025-05-15T03:55:00Z"/>
        </w:rPr>
      </w:pPr>
      <w:ins w:id="380" w:author="Larkin,Joshua P.(Student)" w:date="2025-05-14T23:55:00Z" w16du:dateUtc="2025-05-15T03:55:00Z">
        <w:r>
          <w:t xml:space="preserve">Figure </w:t>
        </w:r>
        <w:r>
          <w:fldChar w:fldCharType="begin"/>
        </w:r>
        <w:r>
          <w:instrText xml:space="preserve"> SEQ Figure \* ARABIC </w:instrText>
        </w:r>
      </w:ins>
      <w:r>
        <w:fldChar w:fldCharType="separate"/>
      </w:r>
      <w:ins w:id="381" w:author="Larkin,Joshua P.(Student)" w:date="2025-05-14T23:55:00Z" w16du:dateUtc="2025-05-15T03:55:00Z">
        <w:r>
          <w:rPr>
            <w:noProof/>
          </w:rPr>
          <w:t>16</w:t>
        </w:r>
        <w:r>
          <w:fldChar w:fldCharType="end"/>
        </w:r>
        <w:r>
          <w:t xml:space="preserve"> Snort config file </w:t>
        </w:r>
        <w:proofErr w:type="spellStart"/>
        <w:r>
          <w:t>contintued</w:t>
        </w:r>
        <w:proofErr w:type="spellEnd"/>
      </w:ins>
    </w:p>
    <w:p w14:paraId="7EDE38B5" w14:textId="77777777" w:rsidR="00B47573" w:rsidRDefault="6B091830">
      <w:pPr>
        <w:keepNext/>
        <w:spacing w:line="480" w:lineRule="auto"/>
        <w:rPr>
          <w:ins w:id="382" w:author="Larkin,Joshua P.(Student)" w:date="2025-05-14T23:55:00Z" w16du:dateUtc="2025-05-15T03:55:00Z"/>
        </w:rPr>
        <w:pPrChange w:id="383" w:author="Larkin,Joshua P.(Student)" w:date="2025-05-14T23:55:00Z" w16du:dateUtc="2025-05-15T03:55:00Z">
          <w:pPr>
            <w:spacing w:line="480" w:lineRule="auto"/>
          </w:pPr>
        </w:pPrChange>
      </w:pPr>
      <w:ins w:id="384" w:author="Larkin,Joshua P.(Student)" w:date="2025-05-15T03:08:00Z">
        <w:r>
          <w:rPr>
            <w:noProof/>
          </w:rPr>
          <w:lastRenderedPageBreak/>
          <w:drawing>
            <wp:inline distT="0" distB="0" distL="0" distR="0" wp14:anchorId="0E4509A2" wp14:editId="019734C6">
              <wp:extent cx="5943600" cy="4095750"/>
              <wp:effectExtent l="0" t="0" r="0" b="0"/>
              <wp:docPr id="42609354" name="Picture 2060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1301"/>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ins>
    </w:p>
    <w:p w14:paraId="16FC8AA9" w14:textId="428B1411" w:rsidR="6B091830" w:rsidRDefault="00B47573">
      <w:pPr>
        <w:pStyle w:val="Caption"/>
        <w:rPr>
          <w:ins w:id="385" w:author="Larkin,Joshua P.(Student)" w:date="2025-05-15T03:08:00Z" w16du:dateUtc="2025-05-15T03:08:08Z"/>
        </w:rPr>
        <w:pPrChange w:id="386" w:author="Larkin,Joshua P.(Student)" w:date="2025-05-14T23:55:00Z" w16du:dateUtc="2025-05-15T03:55:00Z">
          <w:pPr>
            <w:spacing w:line="480" w:lineRule="auto"/>
          </w:pPr>
        </w:pPrChange>
      </w:pPr>
      <w:ins w:id="387" w:author="Larkin,Joshua P.(Student)" w:date="2025-05-14T23:55:00Z" w16du:dateUtc="2025-05-15T03:55:00Z">
        <w:r>
          <w:t xml:space="preserve">Figure </w:t>
        </w:r>
        <w:r>
          <w:fldChar w:fldCharType="begin"/>
        </w:r>
        <w:r>
          <w:instrText xml:space="preserve"> SEQ Figure \* ARABIC </w:instrText>
        </w:r>
      </w:ins>
      <w:r>
        <w:fldChar w:fldCharType="separate"/>
      </w:r>
      <w:ins w:id="388" w:author="Larkin,Joshua P.(Student)" w:date="2025-05-14T23:55:00Z" w16du:dateUtc="2025-05-15T03:55:00Z">
        <w:r>
          <w:rPr>
            <w:noProof/>
          </w:rPr>
          <w:t>17</w:t>
        </w:r>
        <w:r>
          <w:fldChar w:fldCharType="end"/>
        </w:r>
        <w:r>
          <w:t xml:space="preserve"> more Snort configuration file</w:t>
        </w:r>
      </w:ins>
    </w:p>
    <w:p w14:paraId="48A39183" w14:textId="13D740BB" w:rsidR="6B091830" w:rsidRDefault="6B091830" w:rsidP="32CD78E6">
      <w:pPr>
        <w:spacing w:line="480" w:lineRule="auto"/>
      </w:pPr>
      <w:ins w:id="389" w:author="Larkin,Joshua P.(Student)" w:date="2025-05-15T03:08:00Z">
        <w:r>
          <w:t>Quality of data from Packet Sniffing:</w:t>
        </w:r>
      </w:ins>
    </w:p>
    <w:p w14:paraId="2F501648" w14:textId="405B5B34" w:rsidR="49155929" w:rsidRDefault="49155929" w:rsidP="4309D1E0">
      <w:pPr>
        <w:spacing w:line="480" w:lineRule="auto"/>
      </w:pPr>
      <w:r>
        <w:t>HTTP</w:t>
      </w:r>
      <w:r w:rsidR="33009824">
        <w:t>S</w:t>
      </w:r>
      <w:r>
        <w:t xml:space="preserve"> (</w:t>
      </w:r>
      <w:del w:id="390" w:author="Larkin,Joshua P.(Student)" w:date="2025-05-08T03:38:00Z">
        <w:r w:rsidDel="49155929">
          <w:delText>yahoo.com email send</w:delText>
        </w:r>
      </w:del>
      <w:ins w:id="391" w:author="Larkin,Joshua P.(Student)" w:date="2025-05-08T03:40:00Z">
        <w:r w:rsidR="65868587">
          <w:t xml:space="preserve"> None</w:t>
        </w:r>
      </w:ins>
      <w:r>
        <w:t>):</w:t>
      </w:r>
    </w:p>
    <w:p w14:paraId="40F2422C" w14:textId="74D284DE" w:rsidR="11B473F9" w:rsidRPr="00863BB4" w:rsidRDefault="11B473F9" w:rsidP="053E9CCC">
      <w:pPr>
        <w:spacing w:line="480" w:lineRule="auto"/>
        <w:rPr>
          <w:rPrChange w:id="392" w:author="Larkin,Joshua P.(Student)" w:date="2025-05-14T23:17:00Z" w16du:dateUtc="2025-05-15T03:17:00Z">
            <w:rPr>
              <w:highlight w:val="yellow"/>
            </w:rPr>
          </w:rPrChange>
        </w:rPr>
      </w:pPr>
      <w:del w:id="393" w:author="Larkin,Joshua P.(Student)" w:date="2025-05-08T03:39:00Z">
        <w:r w:rsidRPr="00863BB4" w:rsidDel="11B473F9">
          <w:rPr>
            <w:rPrChange w:id="394" w:author="Larkin,Joshua P.(Student)" w:date="2025-05-14T23:17:00Z" w16du:dateUtc="2025-05-15T03:17:00Z">
              <w:rPr>
                <w:highlight w:val="yellow"/>
              </w:rPr>
            </w:rPrChange>
          </w:rPr>
          <w:delText>[Instruction to be added, not yet performed]</w:delText>
        </w:r>
      </w:del>
      <w:ins w:id="395" w:author="Larkin,Joshua P.(Student)" w:date="2025-05-08T03:39:00Z">
        <w:r w:rsidR="109132A2" w:rsidRPr="00863BB4">
          <w:rPr>
            <w:rPrChange w:id="396" w:author="Larkin,Joshua P.(Student)" w:date="2025-05-14T23:17:00Z" w16du:dateUtc="2025-05-15T03:17:00Z">
              <w:rPr>
                <w:highlight w:val="yellow"/>
              </w:rPr>
            </w:rPrChange>
          </w:rPr>
          <w:t>Unable to collect results as sniffing was not able to be carried out.</w:t>
        </w:r>
      </w:ins>
    </w:p>
    <w:p w14:paraId="016106CE" w14:textId="4A9E66DE" w:rsidR="64B34CCE" w:rsidRDefault="64B34CCE" w:rsidP="4309D1E0">
      <w:pPr>
        <w:spacing w:line="480" w:lineRule="auto"/>
        <w:rPr>
          <w:highlight w:val="yellow"/>
        </w:rPr>
      </w:pPr>
      <w:r>
        <w:t xml:space="preserve">HTTP </w:t>
      </w:r>
      <w:r w:rsidRPr="00863BB4">
        <w:rPr>
          <w:rPrChange w:id="397" w:author="Larkin,Joshua P.(Student)" w:date="2025-05-14T23:18:00Z" w16du:dateUtc="2025-05-15T03:18:00Z">
            <w:rPr>
              <w:highlight w:val="yellow"/>
            </w:rPr>
          </w:rPrChange>
        </w:rPr>
        <w:t>(</w:t>
      </w:r>
      <w:del w:id="398" w:author="Larkin,Joshua P.(Student)" w:date="2025-05-08T03:40:00Z">
        <w:r w:rsidRPr="00863BB4" w:rsidDel="64B34CCE">
          <w:rPr>
            <w:rPrChange w:id="399" w:author="Larkin,Joshua P.(Student)" w:date="2025-05-14T23:18:00Z" w16du:dateUtc="2025-05-15T03:18:00Z">
              <w:rPr>
                <w:highlight w:val="yellow"/>
              </w:rPr>
            </w:rPrChange>
          </w:rPr>
          <w:delText>site not yet found</w:delText>
        </w:r>
      </w:del>
      <w:ins w:id="400" w:author="Larkin,Joshua P.(Student)" w:date="2025-05-08T03:40:00Z">
        <w:r w:rsidR="67FFEDFE" w:rsidRPr="00863BB4">
          <w:rPr>
            <w:rPrChange w:id="401" w:author="Larkin,Joshua P.(Student)" w:date="2025-05-14T23:18:00Z" w16du:dateUtc="2025-05-15T03:18:00Z">
              <w:rPr>
                <w:highlight w:val="yellow"/>
              </w:rPr>
            </w:rPrChange>
          </w:rPr>
          <w:t>None</w:t>
        </w:r>
      </w:ins>
      <w:r w:rsidRPr="00863BB4">
        <w:rPr>
          <w:rPrChange w:id="402" w:author="Larkin,Joshua P.(Student)" w:date="2025-05-14T23:18:00Z" w16du:dateUtc="2025-05-15T03:18:00Z">
            <w:rPr>
              <w:highlight w:val="yellow"/>
            </w:rPr>
          </w:rPrChange>
        </w:rPr>
        <w:t>):</w:t>
      </w:r>
    </w:p>
    <w:p w14:paraId="2B8C599C" w14:textId="0035A15A" w:rsidR="64B34CCE" w:rsidRPr="00863BB4" w:rsidRDefault="64B34CCE" w:rsidP="053E9CCC">
      <w:pPr>
        <w:spacing w:line="480" w:lineRule="auto"/>
        <w:rPr>
          <w:rPrChange w:id="403" w:author="Larkin,Joshua P.(Student)" w:date="2025-05-14T23:18:00Z" w16du:dateUtc="2025-05-15T03:18:00Z">
            <w:rPr>
              <w:highlight w:val="yellow"/>
            </w:rPr>
          </w:rPrChange>
        </w:rPr>
      </w:pPr>
      <w:del w:id="404" w:author="Larkin,Joshua P.(Student)" w:date="2025-05-08T03:39:00Z">
        <w:r w:rsidRPr="00863BB4" w:rsidDel="64B34CCE">
          <w:rPr>
            <w:rPrChange w:id="405" w:author="Larkin,Joshua P.(Student)" w:date="2025-05-14T23:18:00Z" w16du:dateUtc="2025-05-15T03:18:00Z">
              <w:rPr>
                <w:highlight w:val="yellow"/>
              </w:rPr>
            </w:rPrChange>
          </w:rPr>
          <w:delText>[Instructions to be added, not yet performed]</w:delText>
        </w:r>
      </w:del>
      <w:ins w:id="406" w:author="Larkin,Joshua P.(Student)" w:date="2025-05-08T03:39:00Z">
        <w:r w:rsidR="6F7C8793" w:rsidRPr="00863BB4">
          <w:rPr>
            <w:rPrChange w:id="407" w:author="Larkin,Joshua P.(Student)" w:date="2025-05-14T23:18:00Z" w16du:dateUtc="2025-05-15T03:18:00Z">
              <w:rPr>
                <w:highlight w:val="yellow"/>
              </w:rPr>
            </w:rPrChange>
          </w:rPr>
          <w:t xml:space="preserve">Unable to </w:t>
        </w:r>
        <w:proofErr w:type="gramStart"/>
        <w:r w:rsidR="6F7C8793" w:rsidRPr="00863BB4">
          <w:rPr>
            <w:rPrChange w:id="408" w:author="Larkin,Joshua P.(Student)" w:date="2025-05-14T23:18:00Z" w16du:dateUtc="2025-05-15T03:18:00Z">
              <w:rPr>
                <w:highlight w:val="yellow"/>
              </w:rPr>
            </w:rPrChange>
          </w:rPr>
          <w:t>collected</w:t>
        </w:r>
        <w:proofErr w:type="gramEnd"/>
        <w:r w:rsidR="6F7C8793" w:rsidRPr="00863BB4">
          <w:rPr>
            <w:rPrChange w:id="409" w:author="Larkin,Joshua P.(Student)" w:date="2025-05-14T23:18:00Z" w16du:dateUtc="2025-05-15T03:18:00Z">
              <w:rPr>
                <w:highlight w:val="yellow"/>
              </w:rPr>
            </w:rPrChange>
          </w:rPr>
          <w:t xml:space="preserve"> packet sniffing results as sniffing could not be carried out.</w:t>
        </w:r>
      </w:ins>
    </w:p>
    <w:p w14:paraId="71A83E76" w14:textId="39F65CE3" w:rsidR="49426F24" w:rsidRDefault="49426F24" w:rsidP="4309D1E0">
      <w:pPr>
        <w:spacing w:line="480" w:lineRule="auto"/>
        <w:rPr>
          <w:del w:id="410" w:author="Larkin,Joshua P.(Student)" w:date="2025-05-15T02:58:00Z" w16du:dateUtc="2025-05-15T02:58:25Z"/>
          <w:rFonts w:ascii="Times New Roman" w:eastAsia="Times New Roman" w:hAnsi="Times New Roman" w:cs="Times New Roman"/>
          <w:b/>
          <w:bCs/>
          <w:sz w:val="28"/>
          <w:szCs w:val="28"/>
        </w:rPr>
      </w:pPr>
      <w:commentRangeStart w:id="411"/>
      <w:del w:id="412" w:author="Larkin,Joshua P.(Student)" w:date="2025-05-15T02:58:00Z">
        <w:r w:rsidRPr="32CD78E6" w:rsidDel="49426F24">
          <w:rPr>
            <w:rFonts w:ascii="Times New Roman" w:eastAsia="Times New Roman" w:hAnsi="Times New Roman" w:cs="Times New Roman"/>
            <w:b/>
            <w:bCs/>
            <w:sz w:val="28"/>
            <w:szCs w:val="28"/>
          </w:rPr>
          <w:delText>Results</w:delText>
        </w:r>
      </w:del>
      <w:commentRangeEnd w:id="411"/>
      <w:r>
        <w:rPr>
          <w:rStyle w:val="CommentReference"/>
        </w:rPr>
        <w:commentReference w:id="411"/>
      </w:r>
    </w:p>
    <w:p w14:paraId="7DB1841B" w14:textId="5CCF85C6" w:rsidR="1A3CC45E" w:rsidDel="00D57A66" w:rsidRDefault="1A3CC45E" w:rsidP="4309D1E0">
      <w:pPr>
        <w:spacing w:line="480" w:lineRule="auto"/>
        <w:rPr>
          <w:del w:id="413" w:author="Larkin,Joshua P.(Student)" w:date="2025-05-14T23:18:00Z" w16du:dateUtc="2025-05-15T03:18:00Z"/>
        </w:rPr>
      </w:pPr>
      <w:del w:id="414" w:author="Larkin,Joshua P.(Student)" w:date="2025-05-14T23:18:00Z" w16du:dateUtc="2025-05-15T03:18:00Z">
        <w:r w:rsidDel="00D57A66">
          <w:rPr>
            <w:noProof/>
          </w:rPr>
          <w:lastRenderedPageBreak/>
          <w:drawing>
            <wp:inline distT="0" distB="0" distL="0" distR="0" wp14:anchorId="76D72325" wp14:editId="6A640757">
              <wp:extent cx="5943600" cy="1819275"/>
              <wp:effectExtent l="0" t="0" r="0" b="0"/>
              <wp:docPr id="163228150" name="Picture 1632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r w:rsidRPr="4309D1E0" w:rsidDel="00D57A66">
          <w:rPr>
            <w:rFonts w:ascii="Times New Roman" w:eastAsia="Times New Roman" w:hAnsi="Times New Roman" w:cs="Times New Roman"/>
            <w:highlight w:val="yellow"/>
          </w:rPr>
          <w:delText xml:space="preserve">Figure 1: Wireshark </w:delText>
        </w:r>
        <w:r w:rsidR="6E62CFB3" w:rsidRPr="4309D1E0" w:rsidDel="00D57A66">
          <w:rPr>
            <w:rFonts w:ascii="Times New Roman" w:eastAsia="Times New Roman" w:hAnsi="Times New Roman" w:cs="Times New Roman"/>
            <w:highlight w:val="yellow"/>
          </w:rPr>
          <w:delText>HTTPS packet sniff</w:delText>
        </w:r>
      </w:del>
    </w:p>
    <w:p w14:paraId="35798A2C" w14:textId="149D1ECF" w:rsidR="1A3CC45E" w:rsidDel="00D57A66" w:rsidRDefault="1A3CC45E" w:rsidP="4309D1E0">
      <w:pPr>
        <w:spacing w:line="480" w:lineRule="auto"/>
        <w:rPr>
          <w:del w:id="415" w:author="Larkin,Joshua P.(Student)" w:date="2025-05-14T23:18:00Z" w16du:dateUtc="2025-05-15T03:18:00Z"/>
        </w:rPr>
      </w:pPr>
      <w:del w:id="416" w:author="Larkin,Joshua P.(Student)" w:date="2025-05-14T23:18:00Z" w16du:dateUtc="2025-05-15T03:18:00Z">
        <w:r w:rsidDel="00D57A66">
          <w:rPr>
            <w:noProof/>
          </w:rPr>
          <w:drawing>
            <wp:inline distT="0" distB="0" distL="0" distR="0" wp14:anchorId="3EFF0C68" wp14:editId="3161C529">
              <wp:extent cx="5943600" cy="1819275"/>
              <wp:effectExtent l="0" t="0" r="0" b="0"/>
              <wp:docPr id="1988814781" name="Picture 198881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r w:rsidR="4B893F7B" w:rsidRPr="4309D1E0" w:rsidDel="00D57A66">
          <w:rPr>
            <w:rFonts w:ascii="Times New Roman" w:eastAsia="Times New Roman" w:hAnsi="Times New Roman" w:cs="Times New Roman"/>
            <w:highlight w:val="yellow"/>
          </w:rPr>
          <w:delText>Figure 2: Wireshark HTTP packet sniff</w:delText>
        </w:r>
      </w:del>
    </w:p>
    <w:p w14:paraId="003DDF0E" w14:textId="2D9DE7CF" w:rsidR="49426F24" w:rsidRDefault="49426F24" w:rsidP="4309D1E0">
      <w:pPr>
        <w:spacing w:line="480" w:lineRule="auto"/>
        <w:rPr>
          <w:rFonts w:ascii="Times New Roman" w:eastAsia="Times New Roman" w:hAnsi="Times New Roman" w:cs="Times New Roman"/>
          <w:b/>
          <w:bCs/>
          <w:sz w:val="28"/>
          <w:szCs w:val="28"/>
        </w:rPr>
      </w:pPr>
      <w:commentRangeStart w:id="417"/>
      <w:r w:rsidRPr="4309D1E0">
        <w:rPr>
          <w:rFonts w:ascii="Times New Roman" w:eastAsia="Times New Roman" w:hAnsi="Times New Roman" w:cs="Times New Roman"/>
          <w:b/>
          <w:bCs/>
          <w:sz w:val="28"/>
          <w:szCs w:val="28"/>
        </w:rPr>
        <w:t>Discussion</w:t>
      </w:r>
      <w:commentRangeEnd w:id="417"/>
      <w:r w:rsidR="00F4571C">
        <w:rPr>
          <w:rStyle w:val="CommentReference"/>
        </w:rPr>
        <w:commentReference w:id="417"/>
      </w:r>
    </w:p>
    <w:p w14:paraId="2A6F89A6" w14:textId="17A92F79" w:rsidR="563DE593" w:rsidRDefault="00B03387" w:rsidP="4309D1E0">
      <w:pPr>
        <w:spacing w:line="480" w:lineRule="auto"/>
        <w:rPr>
          <w:rFonts w:ascii="Times New Roman" w:eastAsia="Times New Roman" w:hAnsi="Times New Roman" w:cs="Times New Roman"/>
        </w:rPr>
      </w:pPr>
      <w:ins w:id="418" w:author="Larkin,Joshua P.(Student)" w:date="2025-05-14T23:56:00Z" w16du:dateUtc="2025-05-15T03:56:00Z">
        <w:r>
          <w:rPr>
            <w:rFonts w:ascii="Times New Roman" w:eastAsia="Times New Roman" w:hAnsi="Times New Roman" w:cs="Times New Roman"/>
          </w:rPr>
          <w:t xml:space="preserve">Of the metrics that were tested, </w:t>
        </w:r>
      </w:ins>
      <w:ins w:id="419" w:author="Larkin,Joshua P.(Student)" w:date="2025-05-14T23:57:00Z" w16du:dateUtc="2025-05-15T03:57:00Z">
        <w:r>
          <w:rPr>
            <w:rFonts w:ascii="Times New Roman" w:eastAsia="Times New Roman" w:hAnsi="Times New Roman" w:cs="Times New Roman"/>
          </w:rPr>
          <w:t xml:space="preserve">ease of download, installation difficulty, ease of use and quality of data from packet sniffing </w:t>
        </w:r>
      </w:ins>
      <w:ins w:id="420" w:author="Larkin,Joshua P.(Student)" w:date="2025-05-14T23:58:00Z" w16du:dateUtc="2025-05-15T03:58:00Z">
        <w:r w:rsidR="00B757B7">
          <w:rPr>
            <w:rFonts w:ascii="Times New Roman" w:eastAsia="Times New Roman" w:hAnsi="Times New Roman" w:cs="Times New Roman"/>
          </w:rPr>
          <w:t>there is only one of the programs that performed well across all metrics.</w:t>
        </w:r>
      </w:ins>
      <w:del w:id="421" w:author="Larkin,Joshua P.(Student)" w:date="2025-05-14T23:56:00Z" w16du:dateUtc="2025-05-15T03:56:00Z">
        <w:r w:rsidR="563DE593" w:rsidRPr="4309D1E0" w:rsidDel="00F9662B">
          <w:rPr>
            <w:rFonts w:ascii="Times New Roman" w:eastAsia="Times New Roman" w:hAnsi="Times New Roman" w:cs="Times New Roman"/>
            <w:highlight w:val="yellow"/>
          </w:rPr>
          <w:delText>[results pending</w:delText>
        </w:r>
        <w:r w:rsidR="563DE593" w:rsidRPr="4309D1E0" w:rsidDel="00F9662B">
          <w:rPr>
            <w:rFonts w:ascii="Times New Roman" w:eastAsia="Times New Roman" w:hAnsi="Times New Roman" w:cs="Times New Roman"/>
          </w:rPr>
          <w:delText>]</w:delText>
        </w:r>
      </w:del>
      <w:r w:rsidR="563DE593" w:rsidRPr="4309D1E0">
        <w:rPr>
          <w:rFonts w:ascii="Times New Roman" w:eastAsia="Times New Roman" w:hAnsi="Times New Roman" w:cs="Times New Roman"/>
        </w:rPr>
        <w:t>. From the results that were captured it is sugge</w:t>
      </w:r>
      <w:r w:rsidR="1D2B9AEC" w:rsidRPr="4309D1E0">
        <w:rPr>
          <w:rFonts w:ascii="Times New Roman" w:eastAsia="Times New Roman" w:hAnsi="Times New Roman" w:cs="Times New Roman"/>
        </w:rPr>
        <w:t xml:space="preserve">stive that </w:t>
      </w:r>
      <w:del w:id="422" w:author="Larkin,Joshua P.(Student)" w:date="2025-05-14T23:58:00Z" w16du:dateUtc="2025-05-15T03:58:00Z">
        <w:r w:rsidR="1D2B9AEC" w:rsidRPr="4309D1E0" w:rsidDel="00B757B7">
          <w:rPr>
            <w:rFonts w:ascii="Times New Roman" w:eastAsia="Times New Roman" w:hAnsi="Times New Roman" w:cs="Times New Roman"/>
            <w:highlight w:val="yellow"/>
          </w:rPr>
          <w:delText xml:space="preserve">[insert </w:delText>
        </w:r>
        <w:r w:rsidR="37D607F8" w:rsidRPr="4309D1E0" w:rsidDel="00B757B7">
          <w:rPr>
            <w:rFonts w:ascii="Times New Roman" w:eastAsia="Times New Roman" w:hAnsi="Times New Roman" w:cs="Times New Roman"/>
            <w:highlight w:val="yellow"/>
          </w:rPr>
          <w:delText>what the results show</w:delText>
        </w:r>
        <w:r w:rsidR="1D2B9AEC" w:rsidRPr="4309D1E0" w:rsidDel="00B757B7">
          <w:rPr>
            <w:rFonts w:ascii="Times New Roman" w:eastAsia="Times New Roman" w:hAnsi="Times New Roman" w:cs="Times New Roman"/>
            <w:highlight w:val="yellow"/>
          </w:rPr>
          <w:delText>]</w:delText>
        </w:r>
      </w:del>
      <w:ins w:id="423" w:author="Larkin,Joshua P.(Student)" w:date="2025-05-14T23:58:00Z" w16du:dateUtc="2025-05-15T03:58:00Z">
        <w:r w:rsidR="00B757B7">
          <w:rPr>
            <w:rFonts w:ascii="Times New Roman" w:eastAsia="Times New Roman" w:hAnsi="Times New Roman" w:cs="Times New Roman"/>
          </w:rPr>
          <w:t>Wireshark</w:t>
        </w:r>
        <w:r w:rsidR="00242CA0">
          <w:rPr>
            <w:rFonts w:ascii="Times New Roman" w:eastAsia="Times New Roman" w:hAnsi="Times New Roman" w:cs="Times New Roman"/>
          </w:rPr>
          <w:t xml:space="preserve"> outperforms its competition in this </w:t>
        </w:r>
        <w:proofErr w:type="gramStart"/>
        <w:r w:rsidR="00242CA0">
          <w:rPr>
            <w:rFonts w:ascii="Times New Roman" w:eastAsia="Times New Roman" w:hAnsi="Times New Roman" w:cs="Times New Roman"/>
          </w:rPr>
          <w:t>testing</w:t>
        </w:r>
      </w:ins>
      <w:proofErr w:type="gramEnd"/>
      <w:r w:rsidR="1D2B9AEC" w:rsidRPr="4309D1E0">
        <w:rPr>
          <w:rFonts w:ascii="Times New Roman" w:eastAsia="Times New Roman" w:hAnsi="Times New Roman" w:cs="Times New Roman"/>
        </w:rPr>
        <w:t>.</w:t>
      </w:r>
      <w:ins w:id="424" w:author="Larkin,Joshua P.(Student)" w:date="2025-05-14T23:58:00Z" w16du:dateUtc="2025-05-15T03:58:00Z">
        <w:r w:rsidR="00242CA0">
          <w:rPr>
            <w:rFonts w:ascii="Times New Roman" w:eastAsia="Times New Roman" w:hAnsi="Times New Roman" w:cs="Times New Roman"/>
          </w:rPr>
          <w:t xml:space="preserve"> Suricata and </w:t>
        </w:r>
        <w:proofErr w:type="gramStart"/>
        <w:r w:rsidR="00242CA0">
          <w:rPr>
            <w:rFonts w:ascii="Times New Roman" w:eastAsia="Times New Roman" w:hAnsi="Times New Roman" w:cs="Times New Roman"/>
          </w:rPr>
          <w:t>Snort</w:t>
        </w:r>
        <w:proofErr w:type="gramEnd"/>
        <w:r w:rsidR="00242CA0">
          <w:rPr>
            <w:rFonts w:ascii="Times New Roman" w:eastAsia="Times New Roman" w:hAnsi="Times New Roman" w:cs="Times New Roman"/>
          </w:rPr>
          <w:t xml:space="preserve"> while both easy to </w:t>
        </w:r>
        <w:proofErr w:type="gramStart"/>
        <w:r w:rsidR="00242CA0">
          <w:rPr>
            <w:rFonts w:ascii="Times New Roman" w:eastAsia="Times New Roman" w:hAnsi="Times New Roman" w:cs="Times New Roman"/>
          </w:rPr>
          <w:t>install</w:t>
        </w:r>
      </w:ins>
      <w:ins w:id="425" w:author="Larkin,Joshua P.(Student)" w:date="2025-05-14T23:59:00Z" w16du:dateUtc="2025-05-15T03:59:00Z">
        <w:r w:rsidR="003F3AA6">
          <w:rPr>
            <w:rFonts w:ascii="Times New Roman" w:eastAsia="Times New Roman" w:hAnsi="Times New Roman" w:cs="Times New Roman"/>
          </w:rPr>
          <w:t xml:space="preserve"> they</w:t>
        </w:r>
        <w:proofErr w:type="gramEnd"/>
        <w:r w:rsidR="003F3AA6">
          <w:rPr>
            <w:rFonts w:ascii="Times New Roman" w:eastAsia="Times New Roman" w:hAnsi="Times New Roman" w:cs="Times New Roman"/>
          </w:rPr>
          <w:t xml:space="preserve"> are more difficult to </w:t>
        </w:r>
        <w:proofErr w:type="gramStart"/>
        <w:r w:rsidR="003F3AA6">
          <w:rPr>
            <w:rFonts w:ascii="Times New Roman" w:eastAsia="Times New Roman" w:hAnsi="Times New Roman" w:cs="Times New Roman"/>
          </w:rPr>
          <w:t>setup</w:t>
        </w:r>
        <w:proofErr w:type="gramEnd"/>
        <w:r w:rsidR="003F3AA6">
          <w:rPr>
            <w:rFonts w:ascii="Times New Roman" w:eastAsia="Times New Roman" w:hAnsi="Times New Roman" w:cs="Times New Roman"/>
          </w:rPr>
          <w:t xml:space="preserve">. Both </w:t>
        </w:r>
      </w:ins>
      <w:ins w:id="426" w:author="Larkin,Joshua P.(Student)" w:date="2025-05-15T00:03:00Z" w16du:dateUtc="2025-05-15T04:03:00Z">
        <w:r w:rsidR="002577D9">
          <w:rPr>
            <w:rFonts w:ascii="Times New Roman" w:eastAsia="Times New Roman" w:hAnsi="Times New Roman" w:cs="Times New Roman"/>
          </w:rPr>
          <w:t>require</w:t>
        </w:r>
      </w:ins>
      <w:ins w:id="427" w:author="Larkin,Joshua P.(Student)" w:date="2025-05-14T23:59:00Z" w16du:dateUtc="2025-05-15T03:59:00Z">
        <w:r w:rsidR="003F3AA6">
          <w:rPr>
            <w:rFonts w:ascii="Times New Roman" w:eastAsia="Times New Roman" w:hAnsi="Times New Roman" w:cs="Times New Roman"/>
          </w:rPr>
          <w:t xml:space="preserve"> the added installation of </w:t>
        </w:r>
        <w:proofErr w:type="spellStart"/>
        <w:r w:rsidR="003F3AA6">
          <w:rPr>
            <w:rFonts w:ascii="Times New Roman" w:eastAsia="Times New Roman" w:hAnsi="Times New Roman" w:cs="Times New Roman"/>
          </w:rPr>
          <w:t>Npcap</w:t>
        </w:r>
        <w:proofErr w:type="spellEnd"/>
        <w:r w:rsidR="003F3AA6">
          <w:rPr>
            <w:rFonts w:ascii="Times New Roman" w:eastAsia="Times New Roman" w:hAnsi="Times New Roman" w:cs="Times New Roman"/>
          </w:rPr>
          <w:t xml:space="preserve"> to sniff packets</w:t>
        </w:r>
        <w:r w:rsidR="009D4E6F">
          <w:rPr>
            <w:rFonts w:ascii="Times New Roman" w:eastAsia="Times New Roman" w:hAnsi="Times New Roman" w:cs="Times New Roman"/>
          </w:rPr>
          <w:t xml:space="preserve"> and additional setup for the programs to sniff the network. Suricata requi</w:t>
        </w:r>
      </w:ins>
      <w:ins w:id="428" w:author="Larkin,Joshua P.(Student)" w:date="2025-05-15T00:00:00Z" w16du:dateUtc="2025-05-15T04:00:00Z">
        <w:r w:rsidR="009D4E6F">
          <w:rPr>
            <w:rFonts w:ascii="Times New Roman" w:eastAsia="Times New Roman" w:hAnsi="Times New Roman" w:cs="Times New Roman"/>
          </w:rPr>
          <w:t xml:space="preserve">res editing the </w:t>
        </w:r>
        <w:proofErr w:type="spellStart"/>
        <w:r w:rsidR="009D4E6F">
          <w:rPr>
            <w:rFonts w:ascii="Times New Roman" w:eastAsia="Times New Roman" w:hAnsi="Times New Roman" w:cs="Times New Roman"/>
          </w:rPr>
          <w:t>Suricata.yaml</w:t>
        </w:r>
        <w:proofErr w:type="spellEnd"/>
        <w:r w:rsidR="009D4E6F">
          <w:rPr>
            <w:rFonts w:ascii="Times New Roman" w:eastAsia="Times New Roman" w:hAnsi="Times New Roman" w:cs="Times New Roman"/>
          </w:rPr>
          <w:t xml:space="preserve"> file and downloading </w:t>
        </w:r>
        <w:proofErr w:type="gramStart"/>
        <w:r w:rsidR="009D4E6F">
          <w:rPr>
            <w:rFonts w:ascii="Times New Roman" w:eastAsia="Times New Roman" w:hAnsi="Times New Roman" w:cs="Times New Roman"/>
          </w:rPr>
          <w:t>a rules</w:t>
        </w:r>
        <w:proofErr w:type="gramEnd"/>
        <w:r w:rsidR="009D4E6F">
          <w:rPr>
            <w:rFonts w:ascii="Times New Roman" w:eastAsia="Times New Roman" w:hAnsi="Times New Roman" w:cs="Times New Roman"/>
          </w:rPr>
          <w:t xml:space="preserve"> set to make it function. While Snort requires setting up the config file, it may require </w:t>
        </w:r>
        <w:proofErr w:type="gramStart"/>
        <w:r w:rsidR="009D4E6F">
          <w:rPr>
            <w:rFonts w:ascii="Times New Roman" w:eastAsia="Times New Roman" w:hAnsi="Times New Roman" w:cs="Times New Roman"/>
          </w:rPr>
          <w:t>a rules</w:t>
        </w:r>
        <w:proofErr w:type="gramEnd"/>
        <w:r w:rsidR="009D4E6F">
          <w:rPr>
            <w:rFonts w:ascii="Times New Roman" w:eastAsia="Times New Roman" w:hAnsi="Times New Roman" w:cs="Times New Roman"/>
          </w:rPr>
          <w:t xml:space="preserve"> set though I did not see any </w:t>
        </w:r>
        <w:r w:rsidR="00CD2528">
          <w:rPr>
            <w:rFonts w:ascii="Times New Roman" w:eastAsia="Times New Roman" w:hAnsi="Times New Roman" w:cs="Times New Roman"/>
          </w:rPr>
          <w:t xml:space="preserve">documentation in its </w:t>
        </w:r>
        <w:r w:rsidR="00CD2528">
          <w:rPr>
            <w:rFonts w:ascii="Times New Roman" w:eastAsia="Times New Roman" w:hAnsi="Times New Roman" w:cs="Times New Roman"/>
          </w:rPr>
          <w:lastRenderedPageBreak/>
          <w:t>setup to suggest this. The program simply wouldn</w:t>
        </w:r>
      </w:ins>
      <w:ins w:id="429" w:author="Larkin,Joshua P.(Student)" w:date="2025-05-15T00:01:00Z" w16du:dateUtc="2025-05-15T04:01:00Z">
        <w:r w:rsidR="00CD2528">
          <w:rPr>
            <w:rFonts w:ascii="Times New Roman" w:eastAsia="Times New Roman" w:hAnsi="Times New Roman" w:cs="Times New Roman"/>
          </w:rPr>
          <w:t xml:space="preserve">’t sniff packets and may only be useful with far more advanced knowledge of the system and the program. </w:t>
        </w:r>
        <w:r w:rsidR="00196504">
          <w:rPr>
            <w:rFonts w:ascii="Times New Roman" w:eastAsia="Times New Roman" w:hAnsi="Times New Roman" w:cs="Times New Roman"/>
          </w:rPr>
          <w:t xml:space="preserve">Wireshark comes out ahead in all metrics, after </w:t>
        </w:r>
        <w:proofErr w:type="gramStart"/>
        <w:r w:rsidR="00196504">
          <w:rPr>
            <w:rFonts w:ascii="Times New Roman" w:eastAsia="Times New Roman" w:hAnsi="Times New Roman" w:cs="Times New Roman"/>
          </w:rPr>
          <w:t>install</w:t>
        </w:r>
        <w:proofErr w:type="gramEnd"/>
        <w:r w:rsidR="00196504">
          <w:rPr>
            <w:rFonts w:ascii="Times New Roman" w:eastAsia="Times New Roman" w:hAnsi="Times New Roman" w:cs="Times New Roman"/>
          </w:rPr>
          <w:t xml:space="preserve"> it is ready to start sniffing packets with no need to </w:t>
        </w:r>
        <w:proofErr w:type="gramStart"/>
        <w:r w:rsidR="00196504">
          <w:rPr>
            <w:rFonts w:ascii="Times New Roman" w:eastAsia="Times New Roman" w:hAnsi="Times New Roman" w:cs="Times New Roman"/>
          </w:rPr>
          <w:t>setup</w:t>
        </w:r>
        <w:proofErr w:type="gramEnd"/>
        <w:r w:rsidR="00196504">
          <w:rPr>
            <w:rFonts w:ascii="Times New Roman" w:eastAsia="Times New Roman" w:hAnsi="Times New Roman" w:cs="Times New Roman"/>
          </w:rPr>
          <w:t xml:space="preserve"> configuration files</w:t>
        </w:r>
      </w:ins>
      <w:ins w:id="430" w:author="Larkin,Joshua P.(Student)" w:date="2025-05-15T00:02:00Z" w16du:dateUtc="2025-05-15T04:02:00Z">
        <w:r w:rsidR="00A1050D">
          <w:rPr>
            <w:rFonts w:ascii="Times New Roman" w:eastAsia="Times New Roman" w:hAnsi="Times New Roman" w:cs="Times New Roman"/>
          </w:rPr>
          <w:t xml:space="preserve"> or install extra software. </w:t>
        </w:r>
        <w:proofErr w:type="gramStart"/>
        <w:r w:rsidR="00A1050D">
          <w:rPr>
            <w:rFonts w:ascii="Times New Roman" w:eastAsia="Times New Roman" w:hAnsi="Times New Roman" w:cs="Times New Roman"/>
          </w:rPr>
          <w:t>Additionally</w:t>
        </w:r>
        <w:proofErr w:type="gramEnd"/>
        <w:r w:rsidR="00A1050D">
          <w:rPr>
            <w:rFonts w:ascii="Times New Roman" w:eastAsia="Times New Roman" w:hAnsi="Times New Roman" w:cs="Times New Roman"/>
          </w:rPr>
          <w:t xml:space="preserve"> Wireshark provides a wealth of information about the packets</w:t>
        </w:r>
        <w:r w:rsidR="00F20FB3">
          <w:rPr>
            <w:rFonts w:ascii="Times New Roman" w:eastAsia="Times New Roman" w:hAnsi="Times New Roman" w:cs="Times New Roman"/>
          </w:rPr>
          <w:t xml:space="preserve"> it collects even though it can’t display the contents of encrypted packets, while Suricata only displays the type of</w:t>
        </w:r>
      </w:ins>
      <w:ins w:id="431" w:author="Larkin,Joshua P.(Student)" w:date="2025-05-15T00:03:00Z" w16du:dateUtc="2025-05-15T04:03:00Z">
        <w:r w:rsidR="00F20FB3">
          <w:rPr>
            <w:rFonts w:ascii="Times New Roman" w:eastAsia="Times New Roman" w:hAnsi="Times New Roman" w:cs="Times New Roman"/>
          </w:rPr>
          <w:t xml:space="preserve"> information collected and no</w:t>
        </w:r>
        <w:r w:rsidR="00410FA6">
          <w:rPr>
            <w:rFonts w:ascii="Times New Roman" w:eastAsia="Times New Roman" w:hAnsi="Times New Roman" w:cs="Times New Roman"/>
          </w:rPr>
          <w:t xml:space="preserve"> details.</w:t>
        </w:r>
      </w:ins>
      <w:r w:rsidR="1D2B9AEC" w:rsidRPr="4309D1E0">
        <w:rPr>
          <w:rFonts w:ascii="Times New Roman" w:eastAsia="Times New Roman" w:hAnsi="Times New Roman" w:cs="Times New Roman"/>
        </w:rPr>
        <w:t xml:space="preserve"> </w:t>
      </w:r>
      <w:ins w:id="432" w:author="Larkin,Joshua P.(Student)" w:date="2025-05-15T00:05:00Z" w16du:dateUtc="2025-05-15T04:05:00Z">
        <w:r w:rsidR="002D1811">
          <w:rPr>
            <w:rFonts w:ascii="Times New Roman" w:eastAsia="Times New Roman" w:hAnsi="Times New Roman" w:cs="Times New Roman"/>
          </w:rPr>
          <w:t xml:space="preserve">This study is limited to looking at data </w:t>
        </w:r>
        <w:proofErr w:type="gramStart"/>
        <w:r w:rsidR="002D1811">
          <w:rPr>
            <w:rFonts w:ascii="Times New Roman" w:eastAsia="Times New Roman" w:hAnsi="Times New Roman" w:cs="Times New Roman"/>
          </w:rPr>
          <w:t>from contacting</w:t>
        </w:r>
        <w:proofErr w:type="gramEnd"/>
        <w:r w:rsidR="002D1811">
          <w:rPr>
            <w:rFonts w:ascii="Times New Roman" w:eastAsia="Times New Roman" w:hAnsi="Times New Roman" w:cs="Times New Roman"/>
          </w:rPr>
          <w:t xml:space="preserve"> an unsecure website and monitoring the sending of an</w:t>
        </w:r>
      </w:ins>
      <w:ins w:id="433" w:author="Larkin,Joshua P.(Student)" w:date="2025-05-15T00:06:00Z" w16du:dateUtc="2025-05-15T04:06:00Z">
        <w:r w:rsidR="002D1811">
          <w:rPr>
            <w:rFonts w:ascii="Times New Roman" w:eastAsia="Times New Roman" w:hAnsi="Times New Roman" w:cs="Times New Roman"/>
          </w:rPr>
          <w:t xml:space="preserve"> encrypted email from a </w:t>
        </w:r>
        <w:proofErr w:type="gramStart"/>
        <w:r w:rsidR="0081052A">
          <w:rPr>
            <w:rFonts w:ascii="Times New Roman" w:eastAsia="Times New Roman" w:hAnsi="Times New Roman" w:cs="Times New Roman"/>
          </w:rPr>
          <w:t>browser based</w:t>
        </w:r>
        <w:proofErr w:type="gramEnd"/>
        <w:r w:rsidR="0081052A">
          <w:rPr>
            <w:rFonts w:ascii="Times New Roman" w:eastAsia="Times New Roman" w:hAnsi="Times New Roman" w:cs="Times New Roman"/>
          </w:rPr>
          <w:t xml:space="preserve"> email service. There are many different types of traffic and with different types of testing </w:t>
        </w:r>
        <w:r w:rsidR="00277B50">
          <w:rPr>
            <w:rFonts w:ascii="Times New Roman" w:eastAsia="Times New Roman" w:hAnsi="Times New Roman" w:cs="Times New Roman"/>
          </w:rPr>
          <w:t>Suricata or Snort may prove more useful than Wireshark. According to the i</w:t>
        </w:r>
      </w:ins>
      <w:ins w:id="434" w:author="Larkin,Joshua P.(Student)" w:date="2025-05-15T00:07:00Z" w16du:dateUtc="2025-05-15T04:07:00Z">
        <w:r w:rsidR="00277B50">
          <w:rPr>
            <w:rFonts w:ascii="Times New Roman" w:eastAsia="Times New Roman" w:hAnsi="Times New Roman" w:cs="Times New Roman"/>
          </w:rPr>
          <w:t xml:space="preserve">nformation available Snort is primarily for monitoring a connection for specific types of data and sending an alert so that </w:t>
        </w:r>
        <w:r w:rsidR="004B26F8">
          <w:rPr>
            <w:rFonts w:ascii="Times New Roman" w:eastAsia="Times New Roman" w:hAnsi="Times New Roman" w:cs="Times New Roman"/>
          </w:rPr>
          <w:t xml:space="preserve">IT </w:t>
        </w:r>
      </w:ins>
      <w:ins w:id="435" w:author="Larkin,Joshua P.(Student)" w:date="2025-05-15T00:08:00Z" w16du:dateUtc="2025-05-15T04:08:00Z">
        <w:r w:rsidR="005271DB">
          <w:rPr>
            <w:rFonts w:ascii="Times New Roman" w:eastAsia="Times New Roman" w:hAnsi="Times New Roman" w:cs="Times New Roman"/>
          </w:rPr>
          <w:t>personnel</w:t>
        </w:r>
      </w:ins>
      <w:ins w:id="436" w:author="Larkin,Joshua P.(Student)" w:date="2025-05-15T00:07:00Z" w16du:dateUtc="2025-05-15T04:07:00Z">
        <w:r w:rsidR="004B26F8">
          <w:rPr>
            <w:rFonts w:ascii="Times New Roman" w:eastAsia="Times New Roman" w:hAnsi="Times New Roman" w:cs="Times New Roman"/>
          </w:rPr>
          <w:t xml:space="preserve"> can intervene and in this </w:t>
        </w:r>
        <w:proofErr w:type="gramStart"/>
        <w:r w:rsidR="004B26F8">
          <w:rPr>
            <w:rFonts w:ascii="Times New Roman" w:eastAsia="Times New Roman" w:hAnsi="Times New Roman" w:cs="Times New Roman"/>
          </w:rPr>
          <w:t>way</w:t>
        </w:r>
        <w:proofErr w:type="gramEnd"/>
        <w:r w:rsidR="004B26F8">
          <w:rPr>
            <w:rFonts w:ascii="Times New Roman" w:eastAsia="Times New Roman" w:hAnsi="Times New Roman" w:cs="Times New Roman"/>
          </w:rPr>
          <w:t xml:space="preserve"> it may outperform </w:t>
        </w:r>
      </w:ins>
      <w:ins w:id="437" w:author="Larkin,Joshua P.(Student)" w:date="2025-05-15T00:08:00Z" w16du:dateUtc="2025-05-15T04:08:00Z">
        <w:r w:rsidR="005271DB">
          <w:rPr>
            <w:rFonts w:ascii="Times New Roman" w:eastAsia="Times New Roman" w:hAnsi="Times New Roman" w:cs="Times New Roman"/>
          </w:rPr>
          <w:t>other programs, further testing would be required to show this.</w:t>
        </w:r>
      </w:ins>
      <w:ins w:id="438" w:author="Larkin,Joshua P.(Student)" w:date="2025-05-15T00:09:00Z" w16du:dateUtc="2025-05-15T04:09:00Z">
        <w:r w:rsidR="00D5703B">
          <w:rPr>
            <w:rFonts w:ascii="Times New Roman" w:eastAsia="Times New Roman" w:hAnsi="Times New Roman" w:cs="Times New Roman"/>
          </w:rPr>
          <w:t xml:space="preserve"> Targeted </w:t>
        </w:r>
        <w:r w:rsidR="005E3349">
          <w:rPr>
            <w:rFonts w:ascii="Times New Roman" w:eastAsia="Times New Roman" w:hAnsi="Times New Roman" w:cs="Times New Roman"/>
          </w:rPr>
          <w:t xml:space="preserve">monitoring for specific types of traffic would </w:t>
        </w:r>
        <w:proofErr w:type="gramStart"/>
        <w:r w:rsidR="005E3349">
          <w:rPr>
            <w:rFonts w:ascii="Times New Roman" w:eastAsia="Times New Roman" w:hAnsi="Times New Roman" w:cs="Times New Roman"/>
          </w:rPr>
          <w:t>afford</w:t>
        </w:r>
        <w:proofErr w:type="gramEnd"/>
        <w:r w:rsidR="005E3349">
          <w:rPr>
            <w:rFonts w:ascii="Times New Roman" w:eastAsia="Times New Roman" w:hAnsi="Times New Roman" w:cs="Times New Roman"/>
          </w:rPr>
          <w:t xml:space="preserve"> an IT professional to intervene and block harmful traffic</w:t>
        </w:r>
        <w:r w:rsidR="004E3F46">
          <w:rPr>
            <w:rFonts w:ascii="Times New Roman" w:eastAsia="Times New Roman" w:hAnsi="Times New Roman" w:cs="Times New Roman"/>
          </w:rPr>
          <w:t xml:space="preserve"> if it became necessary.</w:t>
        </w:r>
      </w:ins>
      <w:ins w:id="439" w:author="Larkin,Joshua P.(Student)" w:date="2025-05-15T00:08:00Z" w16du:dateUtc="2025-05-15T04:08:00Z">
        <w:r w:rsidR="005271DB">
          <w:rPr>
            <w:rFonts w:ascii="Times New Roman" w:eastAsia="Times New Roman" w:hAnsi="Times New Roman" w:cs="Times New Roman"/>
          </w:rPr>
          <w:t xml:space="preserve"> </w:t>
        </w:r>
      </w:ins>
      <w:r w:rsidR="68D8D29D" w:rsidRPr="4309D1E0">
        <w:rPr>
          <w:rFonts w:ascii="Times New Roman" w:eastAsia="Times New Roman" w:hAnsi="Times New Roman" w:cs="Times New Roman"/>
        </w:rPr>
        <w:t>Computer scientists have been testing these tools to find which ones are best suited to the task of network monitoring</w:t>
      </w:r>
      <w:del w:id="440" w:author="Larkin,Joshua P.(Student)" w:date="2025-05-15T00:05:00Z" w16du:dateUtc="2025-05-15T04:05:00Z">
        <w:r w:rsidR="68D8D29D" w:rsidRPr="4309D1E0" w:rsidDel="00AE23EE">
          <w:rPr>
            <w:rFonts w:ascii="Times New Roman" w:eastAsia="Times New Roman" w:hAnsi="Times New Roman" w:cs="Times New Roman"/>
          </w:rPr>
          <w:delText xml:space="preserve"> tasks</w:delText>
        </w:r>
      </w:del>
      <w:r w:rsidR="68D8D29D" w:rsidRPr="4309D1E0">
        <w:rPr>
          <w:rFonts w:ascii="Times New Roman" w:eastAsia="Times New Roman" w:hAnsi="Times New Roman" w:cs="Times New Roman"/>
        </w:rPr>
        <w:t xml:space="preserve">. </w:t>
      </w:r>
      <w:r w:rsidR="161EFA5F" w:rsidRPr="4309D1E0">
        <w:rPr>
          <w:rFonts w:ascii="Times New Roman" w:eastAsia="Times New Roman" w:hAnsi="Times New Roman" w:cs="Times New Roman"/>
        </w:rPr>
        <w:t>Stud</w:t>
      </w:r>
      <w:r w:rsidR="5949ABCE" w:rsidRPr="4309D1E0">
        <w:rPr>
          <w:rFonts w:ascii="Times New Roman" w:eastAsia="Times New Roman" w:hAnsi="Times New Roman" w:cs="Times New Roman"/>
        </w:rPr>
        <w:t>i</w:t>
      </w:r>
      <w:r w:rsidR="161EFA5F" w:rsidRPr="4309D1E0">
        <w:rPr>
          <w:rFonts w:ascii="Times New Roman" w:eastAsia="Times New Roman" w:hAnsi="Times New Roman" w:cs="Times New Roman"/>
        </w:rPr>
        <w:t xml:space="preserve">es have shown that Wireshark </w:t>
      </w:r>
      <w:r w:rsidR="68F3DEA8" w:rsidRPr="4309D1E0">
        <w:rPr>
          <w:rFonts w:ascii="Times New Roman" w:eastAsia="Times New Roman" w:hAnsi="Times New Roman" w:cs="Times New Roman"/>
        </w:rPr>
        <w:t>outperformed</w:t>
      </w:r>
      <w:r w:rsidR="38A7FCC4" w:rsidRPr="4309D1E0">
        <w:rPr>
          <w:rFonts w:ascii="Times New Roman" w:eastAsia="Times New Roman" w:hAnsi="Times New Roman" w:cs="Times New Roman"/>
        </w:rPr>
        <w:t xml:space="preserve"> </w:t>
      </w:r>
      <w:r w:rsidR="30E46E4D" w:rsidRPr="4309D1E0">
        <w:rPr>
          <w:rFonts w:ascii="Times New Roman" w:eastAsia="Times New Roman" w:hAnsi="Times New Roman" w:cs="Times New Roman"/>
        </w:rPr>
        <w:t xml:space="preserve">Snort and Suricata when it came to packet capture and analysis [3]. </w:t>
      </w:r>
      <w:r w:rsidR="75E3680C" w:rsidRPr="4309D1E0">
        <w:rPr>
          <w:rFonts w:ascii="Times New Roman" w:eastAsia="Times New Roman" w:hAnsi="Times New Roman" w:cs="Times New Roman"/>
        </w:rPr>
        <w:t xml:space="preserve">There are other tools available that are free and open source that could be tested to see how they perform with regards to these tools that have been tested. The work done to test these tools can be used to further improve </w:t>
      </w:r>
      <w:r w:rsidR="4236DCA4" w:rsidRPr="4309D1E0">
        <w:rPr>
          <w:rFonts w:ascii="Times New Roman" w:eastAsia="Times New Roman" w:hAnsi="Times New Roman" w:cs="Times New Roman"/>
        </w:rPr>
        <w:t xml:space="preserve">not only these free and open-source tools but also </w:t>
      </w:r>
      <w:r w:rsidR="4C111C4D" w:rsidRPr="4309D1E0">
        <w:rPr>
          <w:rFonts w:ascii="Times New Roman" w:eastAsia="Times New Roman" w:hAnsi="Times New Roman" w:cs="Times New Roman"/>
        </w:rPr>
        <w:t xml:space="preserve">other available tools. This information can also be applied to future tools, informing what those tools need capture for information and how to make them </w:t>
      </w:r>
      <w:r w:rsidR="06AA408B" w:rsidRPr="4309D1E0">
        <w:rPr>
          <w:rFonts w:ascii="Times New Roman" w:eastAsia="Times New Roman" w:hAnsi="Times New Roman" w:cs="Times New Roman"/>
        </w:rPr>
        <w:t>more user friendly and usable by network administrators to monitor and secure their networks.</w:t>
      </w:r>
    </w:p>
    <w:p w14:paraId="21520F3F" w14:textId="3C60030A" w:rsidR="49426F24" w:rsidRDefault="49426F24" w:rsidP="4309D1E0">
      <w:pPr>
        <w:spacing w:line="480" w:lineRule="auto"/>
      </w:pPr>
      <w:r w:rsidRPr="4309D1E0">
        <w:rPr>
          <w:rFonts w:ascii="Times New Roman" w:eastAsia="Times New Roman" w:hAnsi="Times New Roman" w:cs="Times New Roman"/>
          <w:b/>
          <w:bCs/>
          <w:sz w:val="28"/>
          <w:szCs w:val="28"/>
        </w:rPr>
        <w:t>References</w:t>
      </w:r>
    </w:p>
    <w:p w14:paraId="7A69830C" w14:textId="517A5C24" w:rsidR="2A218935" w:rsidRDefault="2A218935" w:rsidP="4309D1E0">
      <w:pPr>
        <w:spacing w:after="0" w:line="480" w:lineRule="auto"/>
        <w:jc w:val="right"/>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[1]</w:t>
      </w:r>
    </w:p>
    <w:p w14:paraId="00EE8059" w14:textId="510B74CA" w:rsidR="2A218935" w:rsidRDefault="2A218935" w:rsidP="4309D1E0">
      <w:pPr>
        <w:spacing w:after="0" w:line="480" w:lineRule="auto"/>
        <w:ind w:left="360" w:right="96"/>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lastRenderedPageBreak/>
        <w:t xml:space="preserve">D. A. Varanasi and P. Swathi, “Comparative Study of Packet Sniffing tools for HTTP Network Monitoring and Analyzing,” </w:t>
      </w:r>
      <w:r w:rsidRPr="4309D1E0">
        <w:rPr>
          <w:rFonts w:ascii="Times New Roman" w:eastAsia="Times New Roman" w:hAnsi="Times New Roman" w:cs="Times New Roman"/>
          <w:i/>
          <w:iCs/>
          <w:color w:val="000000" w:themeColor="text1"/>
        </w:rPr>
        <w:t>IJCSET</w:t>
      </w:r>
      <w:r w:rsidRPr="4309D1E0">
        <w:rPr>
          <w:rFonts w:ascii="Times New Roman" w:eastAsia="Times New Roman" w:hAnsi="Times New Roman" w:cs="Times New Roman"/>
          <w:color w:val="000000" w:themeColor="text1"/>
        </w:rPr>
        <w:t xml:space="preserve">, vol. 6, no. 12, </w:t>
      </w:r>
      <w:proofErr w:type="spellStart"/>
      <w:r w:rsidRPr="4309D1E0">
        <w:rPr>
          <w:rFonts w:ascii="Times New Roman" w:eastAsia="Times New Roman" w:hAnsi="Times New Roman" w:cs="Times New Roman"/>
          <w:color w:val="000000" w:themeColor="text1"/>
        </w:rPr>
        <w:t>p.</w:t>
      </w:r>
      <w:proofErr w:type="spellEnd"/>
      <w:r w:rsidRPr="4309D1E0">
        <w:rPr>
          <w:rFonts w:ascii="Times New Roman" w:eastAsia="Times New Roman" w:hAnsi="Times New Roman" w:cs="Times New Roman"/>
          <w:color w:val="000000" w:themeColor="text1"/>
        </w:rPr>
        <w:t xml:space="preserve"> 4, 2016.</w:t>
      </w:r>
    </w:p>
    <w:p w14:paraId="0EEED86C" w14:textId="18773F0E" w:rsidR="323F6A7F" w:rsidRDefault="323F6A7F" w:rsidP="4309D1E0">
      <w:pPr>
        <w:spacing w:after="0" w:line="480" w:lineRule="auto"/>
        <w:jc w:val="right"/>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[2]</w:t>
      </w:r>
    </w:p>
    <w:p w14:paraId="14ACDA73" w14:textId="228341AF" w:rsidR="323F6A7F" w:rsidRDefault="323F6A7F" w:rsidP="4309D1E0">
      <w:pPr>
        <w:spacing w:after="0" w:line="480" w:lineRule="auto"/>
        <w:ind w:left="360" w:right="96"/>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 xml:space="preserve">B. </w:t>
      </w:r>
      <w:proofErr w:type="spellStart"/>
      <w:r w:rsidRPr="4309D1E0">
        <w:rPr>
          <w:rFonts w:ascii="Times New Roman" w:eastAsia="Times New Roman" w:hAnsi="Times New Roman" w:cs="Times New Roman"/>
          <w:color w:val="000000" w:themeColor="text1"/>
        </w:rPr>
        <w:t>Perens</w:t>
      </w:r>
      <w:proofErr w:type="spellEnd"/>
      <w:r w:rsidRPr="4309D1E0">
        <w:rPr>
          <w:rFonts w:ascii="Times New Roman" w:eastAsia="Times New Roman" w:hAnsi="Times New Roman" w:cs="Times New Roman"/>
          <w:color w:val="000000" w:themeColor="text1"/>
        </w:rPr>
        <w:t xml:space="preserve">, M. Sroka, and M. Stu, “The </w:t>
      </w:r>
      <w:proofErr w:type="gramStart"/>
      <w:r w:rsidRPr="4309D1E0">
        <w:rPr>
          <w:rFonts w:ascii="Times New Roman" w:eastAsia="Times New Roman" w:hAnsi="Times New Roman" w:cs="Times New Roman"/>
          <w:color w:val="000000" w:themeColor="text1"/>
        </w:rPr>
        <w:t>Open Source</w:t>
      </w:r>
      <w:proofErr w:type="gramEnd"/>
      <w:r w:rsidRPr="4309D1E0">
        <w:rPr>
          <w:rFonts w:ascii="Times New Roman" w:eastAsia="Times New Roman" w:hAnsi="Times New Roman" w:cs="Times New Roman"/>
          <w:color w:val="000000" w:themeColor="text1"/>
        </w:rPr>
        <w:t xml:space="preserve"> Definition”.</w:t>
      </w:r>
    </w:p>
    <w:p w14:paraId="1D6EF132" w14:textId="55F015AD" w:rsidR="0ED59D14" w:rsidRDefault="0ED59D14" w:rsidP="4309D1E0">
      <w:pPr>
        <w:spacing w:after="0" w:line="480" w:lineRule="auto"/>
        <w:jc w:val="right"/>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w:t>
      </w:r>
      <w:r w:rsidR="724F24F6" w:rsidRPr="4309D1E0">
        <w:rPr>
          <w:rFonts w:ascii="Times New Roman" w:eastAsia="Times New Roman" w:hAnsi="Times New Roman" w:cs="Times New Roman"/>
          <w:color w:val="000000" w:themeColor="text1"/>
        </w:rPr>
        <w:t>3</w:t>
      </w:r>
      <w:r w:rsidRPr="4309D1E0">
        <w:rPr>
          <w:rFonts w:ascii="Times New Roman" w:eastAsia="Times New Roman" w:hAnsi="Times New Roman" w:cs="Times New Roman"/>
          <w:color w:val="000000" w:themeColor="text1"/>
        </w:rPr>
        <w:t>]</w:t>
      </w:r>
    </w:p>
    <w:p w14:paraId="5B761AB5" w14:textId="05425664" w:rsidR="0ED59D14" w:rsidRDefault="0ED59D14" w:rsidP="4309D1E0">
      <w:pPr>
        <w:spacing w:after="0" w:line="480" w:lineRule="auto"/>
        <w:ind w:left="360" w:right="96"/>
        <w:rPr>
          <w:rFonts w:ascii="Times New Roman" w:eastAsia="Times New Roman" w:hAnsi="Times New Roman" w:cs="Times New Roman"/>
          <w:color w:val="000000" w:themeColor="text1"/>
        </w:rPr>
      </w:pPr>
      <w:r w:rsidRPr="4309D1E0">
        <w:rPr>
          <w:rFonts w:ascii="Times New Roman" w:eastAsia="Times New Roman" w:hAnsi="Times New Roman" w:cs="Times New Roman"/>
          <w:color w:val="000000" w:themeColor="text1"/>
        </w:rPr>
        <w:t xml:space="preserve">E. John, C. Kalu, and P. Asuquo, “Comparative Performance Analysis </w:t>
      </w:r>
      <w:proofErr w:type="gramStart"/>
      <w:r w:rsidRPr="4309D1E0">
        <w:rPr>
          <w:rFonts w:ascii="Times New Roman" w:eastAsia="Times New Roman" w:hAnsi="Times New Roman" w:cs="Times New Roman"/>
          <w:color w:val="000000" w:themeColor="text1"/>
        </w:rPr>
        <w:t>Of</w:t>
      </w:r>
      <w:proofErr w:type="gramEnd"/>
      <w:r w:rsidRPr="4309D1E0">
        <w:rPr>
          <w:rFonts w:ascii="Times New Roman" w:eastAsia="Times New Roman" w:hAnsi="Times New Roman" w:cs="Times New Roman"/>
          <w:color w:val="000000" w:themeColor="text1"/>
        </w:rPr>
        <w:t xml:space="preserve"> Cybersecurity Tools </w:t>
      </w:r>
      <w:proofErr w:type="gramStart"/>
      <w:r w:rsidRPr="4309D1E0">
        <w:rPr>
          <w:rFonts w:ascii="Times New Roman" w:eastAsia="Times New Roman" w:hAnsi="Times New Roman" w:cs="Times New Roman"/>
          <w:color w:val="000000" w:themeColor="text1"/>
        </w:rPr>
        <w:t>On</w:t>
      </w:r>
      <w:proofErr w:type="gramEnd"/>
      <w:r w:rsidRPr="4309D1E0">
        <w:rPr>
          <w:rFonts w:ascii="Times New Roman" w:eastAsia="Times New Roman" w:hAnsi="Times New Roman" w:cs="Times New Roman"/>
          <w:color w:val="000000" w:themeColor="text1"/>
        </w:rPr>
        <w:t xml:space="preserve"> </w:t>
      </w:r>
      <w:proofErr w:type="gramStart"/>
      <w:r w:rsidRPr="4309D1E0">
        <w:rPr>
          <w:rFonts w:ascii="Times New Roman" w:eastAsia="Times New Roman" w:hAnsi="Times New Roman" w:cs="Times New Roman"/>
          <w:color w:val="000000" w:themeColor="text1"/>
        </w:rPr>
        <w:t>A</w:t>
      </w:r>
      <w:proofErr w:type="gramEnd"/>
      <w:r w:rsidRPr="4309D1E0">
        <w:rPr>
          <w:rFonts w:ascii="Times New Roman" w:eastAsia="Times New Roman" w:hAnsi="Times New Roman" w:cs="Times New Roman"/>
          <w:color w:val="000000" w:themeColor="text1"/>
        </w:rPr>
        <w:t xml:space="preserve"> Wireless Network </w:t>
      </w:r>
      <w:proofErr w:type="gramStart"/>
      <w:r w:rsidRPr="4309D1E0">
        <w:rPr>
          <w:rFonts w:ascii="Times New Roman" w:eastAsia="Times New Roman" w:hAnsi="Times New Roman" w:cs="Times New Roman"/>
          <w:color w:val="000000" w:themeColor="text1"/>
        </w:rPr>
        <w:t>With</w:t>
      </w:r>
      <w:proofErr w:type="gramEnd"/>
      <w:r w:rsidRPr="4309D1E0">
        <w:rPr>
          <w:rFonts w:ascii="Times New Roman" w:eastAsia="Times New Roman" w:hAnsi="Times New Roman" w:cs="Times New Roman"/>
          <w:color w:val="000000" w:themeColor="text1"/>
        </w:rPr>
        <w:t xml:space="preserve"> WPA2 Encryption,” </w:t>
      </w:r>
      <w:r w:rsidRPr="4309D1E0">
        <w:rPr>
          <w:rFonts w:ascii="Times New Roman" w:eastAsia="Times New Roman" w:hAnsi="Times New Roman" w:cs="Times New Roman"/>
          <w:i/>
          <w:iCs/>
          <w:color w:val="000000" w:themeColor="text1"/>
        </w:rPr>
        <w:t>Journal of Multidisciplinary Engineering Science and Technology (JMEST)</w:t>
      </w:r>
      <w:r w:rsidRPr="4309D1E0">
        <w:rPr>
          <w:rFonts w:ascii="Times New Roman" w:eastAsia="Times New Roman" w:hAnsi="Times New Roman" w:cs="Times New Roman"/>
          <w:color w:val="000000" w:themeColor="text1"/>
        </w:rPr>
        <w:t xml:space="preserve">, vol. 9, no. 12, </w:t>
      </w:r>
      <w:proofErr w:type="spellStart"/>
      <w:r w:rsidRPr="4309D1E0">
        <w:rPr>
          <w:rFonts w:ascii="Times New Roman" w:eastAsia="Times New Roman" w:hAnsi="Times New Roman" w:cs="Times New Roman"/>
          <w:color w:val="000000" w:themeColor="text1"/>
        </w:rPr>
        <w:t>p.</w:t>
      </w:r>
      <w:proofErr w:type="spellEnd"/>
      <w:r w:rsidRPr="4309D1E0">
        <w:rPr>
          <w:rFonts w:ascii="Times New Roman" w:eastAsia="Times New Roman" w:hAnsi="Times New Roman" w:cs="Times New Roman"/>
          <w:color w:val="000000" w:themeColor="text1"/>
        </w:rPr>
        <w:t xml:space="preserve"> 17, 2022.</w:t>
      </w:r>
    </w:p>
    <w:p w14:paraId="7FEE0B6E" w14:textId="107E7D23" w:rsidR="164207ED" w:rsidRDefault="164207ED" w:rsidP="4309D1E0">
      <w:pPr>
        <w:spacing w:after="0"/>
        <w:jc w:val="right"/>
        <w:rPr>
          <w:rFonts w:ascii="Times New Roman" w:eastAsia="Times New Roman" w:hAnsi="Times New Roman" w:cs="Times New Roman"/>
          <w:color w:val="000000" w:themeColor="text1"/>
        </w:rPr>
      </w:pPr>
      <w:r w:rsidRPr="32CD78E6">
        <w:rPr>
          <w:rFonts w:ascii="Times New Roman" w:eastAsia="Times New Roman" w:hAnsi="Times New Roman" w:cs="Times New Roman"/>
          <w:color w:val="000000" w:themeColor="text1"/>
        </w:rPr>
        <w:t>[</w:t>
      </w:r>
      <w:del w:id="441" w:author="Larkin,Joshua P.(Student)" w:date="2025-05-15T02:57:00Z">
        <w:r w:rsidRPr="32CD78E6" w:rsidDel="164207ED">
          <w:rPr>
            <w:rFonts w:ascii="Times New Roman" w:eastAsia="Times New Roman" w:hAnsi="Times New Roman" w:cs="Times New Roman"/>
            <w:color w:val="000000" w:themeColor="text1"/>
          </w:rPr>
          <w:delText>1</w:delText>
        </w:r>
      </w:del>
      <w:r w:rsidRPr="32CD78E6">
        <w:rPr>
          <w:rFonts w:ascii="Times New Roman" w:eastAsia="Times New Roman" w:hAnsi="Times New Roman" w:cs="Times New Roman"/>
          <w:color w:val="000000" w:themeColor="text1"/>
        </w:rPr>
        <w:t>]</w:t>
      </w:r>
    </w:p>
    <w:p w14:paraId="7FBFAA9B" w14:textId="03A2396A" w:rsidR="164207ED" w:rsidRDefault="164207ED" w:rsidP="4309D1E0">
      <w:pPr>
        <w:spacing w:after="0"/>
        <w:ind w:left="360" w:right="96"/>
        <w:rPr>
          <w:rFonts w:ascii="Aptos" w:eastAsia="Aptos" w:hAnsi="Aptos" w:cs="Aptos"/>
          <w:color w:val="000000" w:themeColor="text1"/>
        </w:rPr>
      </w:pPr>
      <w:r w:rsidRPr="4309D1E0">
        <w:rPr>
          <w:rFonts w:ascii="Times New Roman" w:eastAsia="Times New Roman" w:hAnsi="Times New Roman" w:cs="Times New Roman"/>
          <w:color w:val="000000" w:themeColor="text1"/>
        </w:rPr>
        <w:t xml:space="preserve">“What is Network Monitoring? | IBM.” Accessed: Feb. 27, 2025. [Online]. Available: </w:t>
      </w:r>
      <w:hyperlink r:id="rId49">
        <w:r w:rsidRPr="4309D1E0">
          <w:rPr>
            <w:rStyle w:val="Hyperlink"/>
            <w:rFonts w:ascii="Times New Roman" w:eastAsia="Times New Roman" w:hAnsi="Times New Roman" w:cs="Times New Roman"/>
          </w:rPr>
          <w:t>https://www.ibm.com/think/topics/network-monitoring</w:t>
        </w:r>
      </w:hyperlink>
    </w:p>
    <w:p w14:paraId="71A902E9" w14:textId="6CA93A45" w:rsidR="4309D1E0" w:rsidRDefault="4309D1E0" w:rsidP="4309D1E0">
      <w:pPr>
        <w:spacing w:after="0" w:line="480" w:lineRule="auto"/>
        <w:ind w:left="360" w:right="96"/>
        <w:rPr>
          <w:rFonts w:ascii="Times New Roman" w:eastAsia="Times New Roman" w:hAnsi="Times New Roman" w:cs="Times New Roman"/>
          <w:color w:val="000000" w:themeColor="text1"/>
        </w:rPr>
      </w:pPr>
    </w:p>
    <w:p w14:paraId="104BDACC" w14:textId="52A9938E" w:rsidR="4309D1E0" w:rsidRDefault="4309D1E0" w:rsidP="4309D1E0">
      <w:pPr>
        <w:spacing w:after="0" w:line="480" w:lineRule="auto"/>
        <w:ind w:left="360" w:right="96"/>
        <w:rPr>
          <w:rFonts w:ascii="Times New Roman" w:eastAsia="Times New Roman" w:hAnsi="Times New Roman" w:cs="Times New Roman"/>
          <w:color w:val="000000" w:themeColor="text1"/>
        </w:rPr>
      </w:pPr>
    </w:p>
    <w:p w14:paraId="79ABCC3E" w14:textId="1D46E007" w:rsidR="4309D1E0" w:rsidRDefault="4309D1E0" w:rsidP="4309D1E0">
      <w:pPr>
        <w:spacing w:line="480" w:lineRule="auto"/>
        <w:rPr>
          <w:rFonts w:ascii="Times New Roman" w:eastAsia="Times New Roman" w:hAnsi="Times New Roman" w:cs="Times New Roman"/>
          <w:b/>
          <w:bCs/>
          <w:sz w:val="28"/>
          <w:szCs w:val="28"/>
        </w:rPr>
      </w:pPr>
    </w:p>
    <w:sectPr w:rsidR="4309D1E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ncik,Garrett M.(Computer Science)" w:date="2025-04-26T20:39:00Z" w:initials="DMS">
    <w:p w14:paraId="1A98BAA5" w14:textId="77777777" w:rsidR="00D76467" w:rsidRDefault="00D76467" w:rsidP="00E87E3B">
      <w:r>
        <w:rPr>
          <w:rStyle w:val="CommentReference"/>
        </w:rPr>
        <w:annotationRef/>
      </w:r>
      <w:r>
        <w:rPr>
          <w:color w:val="000000"/>
          <w:sz w:val="20"/>
          <w:szCs w:val="20"/>
        </w:rPr>
        <w:t>This is really nice so far and clearly took a lot of work to document the installation processes. See my comments in the Methods section about re-organization this and let me know if you have any questions.</w:t>
      </w:r>
    </w:p>
    <w:p w14:paraId="703D1B5D" w14:textId="77777777" w:rsidR="00D76467" w:rsidRDefault="00D76467" w:rsidP="00E87E3B"/>
    <w:p w14:paraId="1D7DDF25" w14:textId="77777777" w:rsidR="00D76467" w:rsidRDefault="00D76467" w:rsidP="00E87E3B">
      <w:r>
        <w:rPr>
          <w:color w:val="000000"/>
          <w:sz w:val="20"/>
          <w:szCs w:val="20"/>
        </w:rPr>
        <w:t>Also, if it is too much work, it is OK if you do not look at all of the tools (two is enough). The important thing is that you document the installation and performance (packet sniffing screenshots) so that you can compare at least tools. Anything you don’t get to can be left for future work, but the more you can get through, the better.</w:t>
      </w:r>
    </w:p>
  </w:comment>
  <w:comment w:id="44" w:author="Dancik,Garrett M.(Computer Science)" w:date="2025-04-26T20:24:00Z" w:initials="DMS">
    <w:p w14:paraId="706EB7D3" w14:textId="52B8602D" w:rsidR="00C21C4D" w:rsidRDefault="00C21C4D" w:rsidP="00275447">
      <w:r>
        <w:rPr>
          <w:rStyle w:val="CommentReference"/>
        </w:rPr>
        <w:annotationRef/>
      </w:r>
      <w:r>
        <w:rPr>
          <w:color w:val="000000"/>
          <w:sz w:val="20"/>
          <w:szCs w:val="20"/>
        </w:rPr>
        <w:t>This is the key aspect for your significance and is a great sentence, but your Intro would benefit from some more detail. Can you give examples of malicious attacks, and what can be done if a malicious attack was found?</w:t>
      </w:r>
    </w:p>
  </w:comment>
  <w:comment w:id="64" w:author="Dancik,Garrett M.(Computer Science)" w:date="2025-04-26T20:26:00Z" w:initials="DMS">
    <w:p w14:paraId="300F3960" w14:textId="77777777" w:rsidR="00D62988" w:rsidRDefault="00DA6279" w:rsidP="00E07D47">
      <w:r>
        <w:rPr>
          <w:rStyle w:val="CommentReference"/>
        </w:rPr>
        <w:annotationRef/>
      </w:r>
      <w:r w:rsidR="00D62988">
        <w:rPr>
          <w:sz w:val="20"/>
          <w:szCs w:val="20"/>
        </w:rPr>
        <w:t xml:space="preserve">All of these figures are great but they are actually results. Your </w:t>
      </w:r>
      <w:r w:rsidR="00D62988">
        <w:rPr>
          <w:i/>
          <w:iCs/>
          <w:sz w:val="20"/>
          <w:szCs w:val="20"/>
        </w:rPr>
        <w:t>methods</w:t>
      </w:r>
      <w:r w:rsidR="00D62988">
        <w:rPr>
          <w:sz w:val="20"/>
          <w:szCs w:val="20"/>
        </w:rPr>
        <w:t xml:space="preserve"> are to download each program from its website and follow the prompts to complete the installation. Your </w:t>
      </w:r>
      <w:r w:rsidR="00D62988">
        <w:rPr>
          <w:i/>
          <w:iCs/>
          <w:sz w:val="20"/>
          <w:szCs w:val="20"/>
        </w:rPr>
        <w:t xml:space="preserve">results </w:t>
      </w:r>
      <w:r w:rsidR="00D62988">
        <w:rPr>
          <w:sz w:val="20"/>
          <w:szCs w:val="20"/>
        </w:rPr>
        <w:t>would then include the documentation of this process.</w:t>
      </w:r>
    </w:p>
    <w:p w14:paraId="5318E7AC" w14:textId="77777777" w:rsidR="00D62988" w:rsidRDefault="00D62988" w:rsidP="00E07D47"/>
    <w:p w14:paraId="7D7C9C7B" w14:textId="77777777" w:rsidR="00D62988" w:rsidRDefault="00D62988" w:rsidP="00E07D47">
      <w:r>
        <w:rPr>
          <w:sz w:val="20"/>
          <w:szCs w:val="20"/>
        </w:rPr>
        <w:t>Your methods section just needs to include this part as well as a few sentences about how the performance was evaluated (such as what websites did you look at, did you enter text to the website, etc).</w:t>
      </w:r>
    </w:p>
    <w:p w14:paraId="308C0336" w14:textId="77777777" w:rsidR="00D62988" w:rsidRDefault="00D62988" w:rsidP="00E07D47"/>
    <w:p w14:paraId="0D160D9A" w14:textId="77777777" w:rsidR="00D62988" w:rsidRDefault="00D62988" w:rsidP="00E07D47">
      <w:r>
        <w:rPr>
          <w:sz w:val="20"/>
          <w:szCs w:val="20"/>
        </w:rPr>
        <w:t xml:space="preserve">In the Results section, you can have major subsections for </w:t>
      </w:r>
      <w:r>
        <w:rPr>
          <w:sz w:val="20"/>
          <w:szCs w:val="20"/>
          <w:u w:val="single"/>
        </w:rPr>
        <w:t>Installation</w:t>
      </w:r>
      <w:r>
        <w:rPr>
          <w:sz w:val="20"/>
          <w:szCs w:val="20"/>
        </w:rPr>
        <w:t xml:space="preserve"> and </w:t>
      </w:r>
      <w:r>
        <w:rPr>
          <w:sz w:val="20"/>
          <w:szCs w:val="20"/>
          <w:u w:val="single"/>
        </w:rPr>
        <w:t>Performance.</w:t>
      </w:r>
    </w:p>
  </w:comment>
  <w:comment w:id="67" w:author="Dancik,Garrett M.(Computer Science)" w:date="2025-04-26T20:30:00Z" w:initials="DMS">
    <w:p w14:paraId="33235A50" w14:textId="77777777" w:rsidR="00F26E3F" w:rsidRDefault="00F26E3F" w:rsidP="008D415A">
      <w:r>
        <w:rPr>
          <w:rStyle w:val="CommentReference"/>
        </w:rPr>
        <w:annotationRef/>
      </w:r>
      <w:r>
        <w:rPr>
          <w:color w:val="000000"/>
          <w:sz w:val="20"/>
          <w:szCs w:val="20"/>
        </w:rPr>
        <w:t>All of the figures need to be referenced and have captions (it is not necessary to include every step if it is too time consuming to do so).</w:t>
      </w:r>
    </w:p>
    <w:p w14:paraId="6E4C6FF3" w14:textId="77777777" w:rsidR="00F26E3F" w:rsidRDefault="00F26E3F" w:rsidP="008D415A"/>
    <w:p w14:paraId="3F6740FC" w14:textId="77777777" w:rsidR="00F26E3F" w:rsidRDefault="00F26E3F" w:rsidP="008D415A">
      <w:r>
        <w:rPr>
          <w:color w:val="000000"/>
          <w:sz w:val="20"/>
          <w:szCs w:val="20"/>
        </w:rPr>
        <w:t xml:space="preserve">For example, you could say “Wireshark was downloaded for Windows x64 as shown in </w:t>
      </w:r>
      <w:r>
        <w:rPr>
          <w:b/>
          <w:bCs/>
          <w:color w:val="000000"/>
          <w:sz w:val="20"/>
          <w:szCs w:val="20"/>
        </w:rPr>
        <w:t>Fig. 1</w:t>
      </w:r>
      <w:r>
        <w:rPr>
          <w:color w:val="000000"/>
          <w:sz w:val="20"/>
          <w:szCs w:val="20"/>
        </w:rPr>
        <w:t>”</w:t>
      </w:r>
    </w:p>
  </w:comment>
  <w:comment w:id="411" w:author="Dancik,Garrett M.(Computer Science)" w:date="2025-04-26T20:32:00Z" w:initials="DMS">
    <w:p w14:paraId="5FDDE9DB" w14:textId="77777777" w:rsidR="00772DD4" w:rsidRDefault="00772DD4" w:rsidP="006571E3">
      <w:r>
        <w:rPr>
          <w:rStyle w:val="CommentReference"/>
        </w:rPr>
        <w:annotationRef/>
      </w:r>
      <w:r>
        <w:rPr>
          <w:color w:val="000000"/>
          <w:sz w:val="20"/>
          <w:szCs w:val="20"/>
        </w:rPr>
        <w:t>These are great placeholders, but make sure to also have a narrative that describes the results and references the figures.</w:t>
      </w:r>
    </w:p>
  </w:comment>
  <w:comment w:id="417" w:author="Dancik,Garrett M.(Computer Science)" w:date="2025-04-26T20:36:00Z" w:initials="DMS">
    <w:p w14:paraId="0E10CC58" w14:textId="77777777" w:rsidR="00F4571C" w:rsidRDefault="00F4571C" w:rsidP="004A5C31">
      <w:r>
        <w:rPr>
          <w:rStyle w:val="CommentReference"/>
        </w:rPr>
        <w:annotationRef/>
      </w:r>
      <w:r>
        <w:rPr>
          <w:color w:val="000000"/>
          <w:sz w:val="20"/>
          <w:szCs w:val="20"/>
        </w:rPr>
        <w:t>You are nicely set up to summarize the results and touch on the significance of this type of analysis. One limitation that should be mentioned, though, is that you are looking at packet sniffing in a very specific way (going to websites, presumably). There are other types of traffic that could be monitored (such as e-mail or FTP traffic). In other words, how does packet sniffing fit in to the broader cybersecurity strategy?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7DDF25" w15:done="0"/>
  <w15:commentEx w15:paraId="706EB7D3" w15:done="0"/>
  <w15:commentEx w15:paraId="0D160D9A" w15:done="0"/>
  <w15:commentEx w15:paraId="3F6740FC" w15:done="0"/>
  <w15:commentEx w15:paraId="5FDDE9DB" w15:done="0"/>
  <w15:commentEx w15:paraId="0E10CC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B7C2EC" w16cex:dateUtc="2025-04-27T00:39:00Z"/>
  <w16cex:commentExtensible w16cex:durableId="2BB7BF8E" w16cex:dateUtc="2025-04-27T00:24:00Z"/>
  <w16cex:commentExtensible w16cex:durableId="2BB7C00F" w16cex:dateUtc="2025-04-27T00:26:00Z"/>
  <w16cex:commentExtensible w16cex:durableId="2BB7C0E2" w16cex:dateUtc="2025-04-27T00:30:00Z"/>
  <w16cex:commentExtensible w16cex:durableId="2BB7C148" w16cex:dateUtc="2025-04-27T00:32:00Z"/>
  <w16cex:commentExtensible w16cex:durableId="2BB7C255" w16cex:dateUtc="2025-04-27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7DDF25" w16cid:durableId="2BB7C2EC"/>
  <w16cid:commentId w16cid:paraId="706EB7D3" w16cid:durableId="2BB7BF8E"/>
  <w16cid:commentId w16cid:paraId="0D160D9A" w16cid:durableId="2BB7C00F"/>
  <w16cid:commentId w16cid:paraId="3F6740FC" w16cid:durableId="2BB7C0E2"/>
  <w16cid:commentId w16cid:paraId="5FDDE9DB" w16cid:durableId="2BB7C148"/>
  <w16cid:commentId w16cid:paraId="0E10CC58" w16cid:durableId="2BB7C2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cik,Garrett M.(Computer Science)">
    <w15:presenceInfo w15:providerId="AD" w15:userId="S::dancikg@easternct.edu::47923450-065f-4883-b3d0-9050aca1fa65"/>
  </w15:person>
  <w15:person w15:author="Larkin,Joshua P.(Student)">
    <w15:presenceInfo w15:providerId="AD" w15:userId="S::larkinjos@my.easternct.edu::b1b1a957-a171-4803-a221-b36990593e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159410"/>
    <w:rsid w:val="00000704"/>
    <w:rsid w:val="00063CF3"/>
    <w:rsid w:val="00097B10"/>
    <w:rsid w:val="000B46DF"/>
    <w:rsid w:val="000D53D5"/>
    <w:rsid w:val="0012300B"/>
    <w:rsid w:val="001619C0"/>
    <w:rsid w:val="001773B6"/>
    <w:rsid w:val="00196504"/>
    <w:rsid w:val="00196C97"/>
    <w:rsid w:val="001F510C"/>
    <w:rsid w:val="00242CA0"/>
    <w:rsid w:val="0025403B"/>
    <w:rsid w:val="002577D9"/>
    <w:rsid w:val="00277B50"/>
    <w:rsid w:val="002D0027"/>
    <w:rsid w:val="002D1811"/>
    <w:rsid w:val="002E033E"/>
    <w:rsid w:val="0033582F"/>
    <w:rsid w:val="003522FF"/>
    <w:rsid w:val="00380F9F"/>
    <w:rsid w:val="003A66DE"/>
    <w:rsid w:val="003F3AA6"/>
    <w:rsid w:val="003F491D"/>
    <w:rsid w:val="00406D9D"/>
    <w:rsid w:val="004109FD"/>
    <w:rsid w:val="00410FA6"/>
    <w:rsid w:val="00420B17"/>
    <w:rsid w:val="004A6669"/>
    <w:rsid w:val="004B26F8"/>
    <w:rsid w:val="004E3F46"/>
    <w:rsid w:val="004E6916"/>
    <w:rsid w:val="00500327"/>
    <w:rsid w:val="00507B68"/>
    <w:rsid w:val="005271DB"/>
    <w:rsid w:val="005D13DB"/>
    <w:rsid w:val="005E3349"/>
    <w:rsid w:val="0060107B"/>
    <w:rsid w:val="00601FB5"/>
    <w:rsid w:val="00616C74"/>
    <w:rsid w:val="006645E5"/>
    <w:rsid w:val="00672669"/>
    <w:rsid w:val="00693D1B"/>
    <w:rsid w:val="006956BC"/>
    <w:rsid w:val="006A0A02"/>
    <w:rsid w:val="006A3950"/>
    <w:rsid w:val="006D02A8"/>
    <w:rsid w:val="007018ED"/>
    <w:rsid w:val="00717FBB"/>
    <w:rsid w:val="00735298"/>
    <w:rsid w:val="00744658"/>
    <w:rsid w:val="00772DD4"/>
    <w:rsid w:val="007936B7"/>
    <w:rsid w:val="007B3D68"/>
    <w:rsid w:val="00802812"/>
    <w:rsid w:val="0081052A"/>
    <w:rsid w:val="0083171D"/>
    <w:rsid w:val="00843497"/>
    <w:rsid w:val="00863BB4"/>
    <w:rsid w:val="00884432"/>
    <w:rsid w:val="008E566C"/>
    <w:rsid w:val="00903660"/>
    <w:rsid w:val="00907036"/>
    <w:rsid w:val="00915C70"/>
    <w:rsid w:val="00971015"/>
    <w:rsid w:val="009B825E"/>
    <w:rsid w:val="009D4E6F"/>
    <w:rsid w:val="009F28AD"/>
    <w:rsid w:val="00A1050D"/>
    <w:rsid w:val="00A27E5E"/>
    <w:rsid w:val="00A577DC"/>
    <w:rsid w:val="00A6311F"/>
    <w:rsid w:val="00A65797"/>
    <w:rsid w:val="00A81242"/>
    <w:rsid w:val="00AD3B9F"/>
    <w:rsid w:val="00AE23EE"/>
    <w:rsid w:val="00AE5473"/>
    <w:rsid w:val="00B03387"/>
    <w:rsid w:val="00B173FB"/>
    <w:rsid w:val="00B4017F"/>
    <w:rsid w:val="00B42C0D"/>
    <w:rsid w:val="00B47573"/>
    <w:rsid w:val="00B533DD"/>
    <w:rsid w:val="00B757B7"/>
    <w:rsid w:val="00BA563A"/>
    <w:rsid w:val="00BE1190"/>
    <w:rsid w:val="00C21C4D"/>
    <w:rsid w:val="00C27D56"/>
    <w:rsid w:val="00C339A9"/>
    <w:rsid w:val="00C51523"/>
    <w:rsid w:val="00CA0852"/>
    <w:rsid w:val="00CA201B"/>
    <w:rsid w:val="00CC2B22"/>
    <w:rsid w:val="00CD2528"/>
    <w:rsid w:val="00D24C97"/>
    <w:rsid w:val="00D5703B"/>
    <w:rsid w:val="00D57A66"/>
    <w:rsid w:val="00D62988"/>
    <w:rsid w:val="00D63BB9"/>
    <w:rsid w:val="00D72B8C"/>
    <w:rsid w:val="00D76467"/>
    <w:rsid w:val="00DA6279"/>
    <w:rsid w:val="00DD1B68"/>
    <w:rsid w:val="00E25D0F"/>
    <w:rsid w:val="00E30325"/>
    <w:rsid w:val="00E34C5D"/>
    <w:rsid w:val="00E569F6"/>
    <w:rsid w:val="00E72AA8"/>
    <w:rsid w:val="00E83619"/>
    <w:rsid w:val="00E97514"/>
    <w:rsid w:val="00EA224B"/>
    <w:rsid w:val="00F14689"/>
    <w:rsid w:val="00F16E37"/>
    <w:rsid w:val="00F1733E"/>
    <w:rsid w:val="00F20FB3"/>
    <w:rsid w:val="00F26E3F"/>
    <w:rsid w:val="00F447F8"/>
    <w:rsid w:val="00F4571C"/>
    <w:rsid w:val="00F87247"/>
    <w:rsid w:val="00F9662B"/>
    <w:rsid w:val="00FC4CC2"/>
    <w:rsid w:val="00FD6316"/>
    <w:rsid w:val="00FE2658"/>
    <w:rsid w:val="01CF0191"/>
    <w:rsid w:val="02B7557E"/>
    <w:rsid w:val="02CBE725"/>
    <w:rsid w:val="03C13D40"/>
    <w:rsid w:val="03E48F8C"/>
    <w:rsid w:val="04E2A0AF"/>
    <w:rsid w:val="05238BF2"/>
    <w:rsid w:val="053E9CCC"/>
    <w:rsid w:val="054D32AC"/>
    <w:rsid w:val="06341AD7"/>
    <w:rsid w:val="064E5855"/>
    <w:rsid w:val="06AA408B"/>
    <w:rsid w:val="087D6981"/>
    <w:rsid w:val="0974A53B"/>
    <w:rsid w:val="0BA49C0D"/>
    <w:rsid w:val="0C1D96B0"/>
    <w:rsid w:val="0C58D631"/>
    <w:rsid w:val="0C8C1BE4"/>
    <w:rsid w:val="0D177D55"/>
    <w:rsid w:val="0DFDA254"/>
    <w:rsid w:val="0ED59D14"/>
    <w:rsid w:val="0FACBD27"/>
    <w:rsid w:val="106D7297"/>
    <w:rsid w:val="10800374"/>
    <w:rsid w:val="109132A2"/>
    <w:rsid w:val="10B305CD"/>
    <w:rsid w:val="11B473F9"/>
    <w:rsid w:val="11CD7355"/>
    <w:rsid w:val="136B45F9"/>
    <w:rsid w:val="136BF63D"/>
    <w:rsid w:val="14220701"/>
    <w:rsid w:val="145889DC"/>
    <w:rsid w:val="149D10BC"/>
    <w:rsid w:val="14CD3B53"/>
    <w:rsid w:val="15A6EA6A"/>
    <w:rsid w:val="161EFA5F"/>
    <w:rsid w:val="1624C895"/>
    <w:rsid w:val="164207ED"/>
    <w:rsid w:val="1645FE3E"/>
    <w:rsid w:val="16D095BD"/>
    <w:rsid w:val="16DFFA14"/>
    <w:rsid w:val="17A062E7"/>
    <w:rsid w:val="184D274B"/>
    <w:rsid w:val="18BF6E44"/>
    <w:rsid w:val="19E8D444"/>
    <w:rsid w:val="1A3CC45E"/>
    <w:rsid w:val="1AD65BC7"/>
    <w:rsid w:val="1B6EDE8F"/>
    <w:rsid w:val="1CB230BE"/>
    <w:rsid w:val="1D2B9AEC"/>
    <w:rsid w:val="1DB7FB44"/>
    <w:rsid w:val="1E417CB4"/>
    <w:rsid w:val="1ED68F89"/>
    <w:rsid w:val="1F9581EB"/>
    <w:rsid w:val="202FC32A"/>
    <w:rsid w:val="21E1B5C1"/>
    <w:rsid w:val="2266B7EB"/>
    <w:rsid w:val="2435A3B9"/>
    <w:rsid w:val="24A5D9FF"/>
    <w:rsid w:val="24D193C9"/>
    <w:rsid w:val="24E11C26"/>
    <w:rsid w:val="26139EC7"/>
    <w:rsid w:val="263584D2"/>
    <w:rsid w:val="26F2AB55"/>
    <w:rsid w:val="26F46BA4"/>
    <w:rsid w:val="26F9422C"/>
    <w:rsid w:val="26FAE318"/>
    <w:rsid w:val="276359CB"/>
    <w:rsid w:val="2878717A"/>
    <w:rsid w:val="28A55A2A"/>
    <w:rsid w:val="28CB5967"/>
    <w:rsid w:val="28D48BF6"/>
    <w:rsid w:val="29C7573C"/>
    <w:rsid w:val="2A218935"/>
    <w:rsid w:val="2AAAE7F7"/>
    <w:rsid w:val="2AE9B491"/>
    <w:rsid w:val="2B2647A3"/>
    <w:rsid w:val="2B7C20F7"/>
    <w:rsid w:val="2C6F1D15"/>
    <w:rsid w:val="2E7F5849"/>
    <w:rsid w:val="2FB9AEDB"/>
    <w:rsid w:val="30E46E4D"/>
    <w:rsid w:val="30F33BA4"/>
    <w:rsid w:val="31526693"/>
    <w:rsid w:val="31F02D53"/>
    <w:rsid w:val="323F6A7F"/>
    <w:rsid w:val="32CD78E6"/>
    <w:rsid w:val="33009824"/>
    <w:rsid w:val="339938D8"/>
    <w:rsid w:val="342876D4"/>
    <w:rsid w:val="34506C50"/>
    <w:rsid w:val="34C54618"/>
    <w:rsid w:val="34FEBD35"/>
    <w:rsid w:val="3592959E"/>
    <w:rsid w:val="3636C10D"/>
    <w:rsid w:val="3701ECBA"/>
    <w:rsid w:val="37D607F8"/>
    <w:rsid w:val="38A7FCC4"/>
    <w:rsid w:val="38FBF3C0"/>
    <w:rsid w:val="395C2592"/>
    <w:rsid w:val="39DF4A06"/>
    <w:rsid w:val="3A7A9516"/>
    <w:rsid w:val="3AFAF5A9"/>
    <w:rsid w:val="3BAD165B"/>
    <w:rsid w:val="3C2F7B6B"/>
    <w:rsid w:val="3D411FDB"/>
    <w:rsid w:val="3D8D181D"/>
    <w:rsid w:val="3D9790D6"/>
    <w:rsid w:val="3F31DC6A"/>
    <w:rsid w:val="3FE8F711"/>
    <w:rsid w:val="40570F00"/>
    <w:rsid w:val="4209FB52"/>
    <w:rsid w:val="4236DCA4"/>
    <w:rsid w:val="424CC6A0"/>
    <w:rsid w:val="4287757D"/>
    <w:rsid w:val="4309D1E0"/>
    <w:rsid w:val="435AAE5C"/>
    <w:rsid w:val="43FA34A6"/>
    <w:rsid w:val="44090722"/>
    <w:rsid w:val="4413C95C"/>
    <w:rsid w:val="44390F75"/>
    <w:rsid w:val="463DFFA6"/>
    <w:rsid w:val="4642D332"/>
    <w:rsid w:val="46BE3ACD"/>
    <w:rsid w:val="46D3DD97"/>
    <w:rsid w:val="477F1990"/>
    <w:rsid w:val="48554D48"/>
    <w:rsid w:val="48A7FB46"/>
    <w:rsid w:val="49155929"/>
    <w:rsid w:val="49426F24"/>
    <w:rsid w:val="4971224A"/>
    <w:rsid w:val="4977F252"/>
    <w:rsid w:val="4B152E51"/>
    <w:rsid w:val="4B893F7B"/>
    <w:rsid w:val="4C111C4D"/>
    <w:rsid w:val="4C7911C3"/>
    <w:rsid w:val="4CFA1711"/>
    <w:rsid w:val="4D31FBEF"/>
    <w:rsid w:val="4DE9BE66"/>
    <w:rsid w:val="4E24A44A"/>
    <w:rsid w:val="4E903705"/>
    <w:rsid w:val="4F1515CC"/>
    <w:rsid w:val="4F436686"/>
    <w:rsid w:val="510B456C"/>
    <w:rsid w:val="5112EECE"/>
    <w:rsid w:val="51DB4C30"/>
    <w:rsid w:val="544CF94F"/>
    <w:rsid w:val="546834FE"/>
    <w:rsid w:val="549902A0"/>
    <w:rsid w:val="551AE4EF"/>
    <w:rsid w:val="556069C8"/>
    <w:rsid w:val="55F73828"/>
    <w:rsid w:val="563DE593"/>
    <w:rsid w:val="574C6E01"/>
    <w:rsid w:val="5750ACBF"/>
    <w:rsid w:val="5751F3C2"/>
    <w:rsid w:val="58159410"/>
    <w:rsid w:val="5949ABCE"/>
    <w:rsid w:val="59E612CB"/>
    <w:rsid w:val="59F4BEE3"/>
    <w:rsid w:val="59FF3B76"/>
    <w:rsid w:val="5A78C8A1"/>
    <w:rsid w:val="5AACAEF9"/>
    <w:rsid w:val="5AC1B20A"/>
    <w:rsid w:val="5B7E3B8B"/>
    <w:rsid w:val="5C263D63"/>
    <w:rsid w:val="5CBE651B"/>
    <w:rsid w:val="5CC030F4"/>
    <w:rsid w:val="5E3C6B23"/>
    <w:rsid w:val="5EB9423F"/>
    <w:rsid w:val="5EC2FC1C"/>
    <w:rsid w:val="5FF3008B"/>
    <w:rsid w:val="600D0AFE"/>
    <w:rsid w:val="60AE1893"/>
    <w:rsid w:val="610303FE"/>
    <w:rsid w:val="61D3BB6C"/>
    <w:rsid w:val="61EEAFE4"/>
    <w:rsid w:val="625D4797"/>
    <w:rsid w:val="6278204E"/>
    <w:rsid w:val="628F78FE"/>
    <w:rsid w:val="62AD9B7B"/>
    <w:rsid w:val="63F704DF"/>
    <w:rsid w:val="63FCFB53"/>
    <w:rsid w:val="64681817"/>
    <w:rsid w:val="649BF108"/>
    <w:rsid w:val="64B34CCE"/>
    <w:rsid w:val="64B86409"/>
    <w:rsid w:val="6514058A"/>
    <w:rsid w:val="652BB8E8"/>
    <w:rsid w:val="65868587"/>
    <w:rsid w:val="66434228"/>
    <w:rsid w:val="6685D069"/>
    <w:rsid w:val="6703D656"/>
    <w:rsid w:val="671F562A"/>
    <w:rsid w:val="6776CA81"/>
    <w:rsid w:val="67C921B2"/>
    <w:rsid w:val="67FFEDFE"/>
    <w:rsid w:val="68BA6E26"/>
    <w:rsid w:val="68D8D29D"/>
    <w:rsid w:val="68F3DEA8"/>
    <w:rsid w:val="6961B9B3"/>
    <w:rsid w:val="69671AF8"/>
    <w:rsid w:val="6A6D0B38"/>
    <w:rsid w:val="6AEB0E0F"/>
    <w:rsid w:val="6B091830"/>
    <w:rsid w:val="6C1D8643"/>
    <w:rsid w:val="6C5E6A86"/>
    <w:rsid w:val="6C899341"/>
    <w:rsid w:val="6C9F2A2A"/>
    <w:rsid w:val="6CECF364"/>
    <w:rsid w:val="6DF7B174"/>
    <w:rsid w:val="6E62CFB3"/>
    <w:rsid w:val="6EC31097"/>
    <w:rsid w:val="6F7C8793"/>
    <w:rsid w:val="7070C01A"/>
    <w:rsid w:val="713B111C"/>
    <w:rsid w:val="724F24F6"/>
    <w:rsid w:val="7262AB32"/>
    <w:rsid w:val="7352A4D7"/>
    <w:rsid w:val="73EC880B"/>
    <w:rsid w:val="73EDB5E0"/>
    <w:rsid w:val="75E3680C"/>
    <w:rsid w:val="760C3DE4"/>
    <w:rsid w:val="76693281"/>
    <w:rsid w:val="76EE7B49"/>
    <w:rsid w:val="7769F92D"/>
    <w:rsid w:val="77D18333"/>
    <w:rsid w:val="77D21203"/>
    <w:rsid w:val="79B44600"/>
    <w:rsid w:val="7A0F535A"/>
    <w:rsid w:val="7A61C6CB"/>
    <w:rsid w:val="7B8DE0AC"/>
    <w:rsid w:val="7B992767"/>
    <w:rsid w:val="7B9D422E"/>
    <w:rsid w:val="7C1A3CFB"/>
    <w:rsid w:val="7CD760FC"/>
    <w:rsid w:val="7E957FBD"/>
    <w:rsid w:val="7EEBA4CA"/>
    <w:rsid w:val="7F86F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10"/>
  <w15:chartTrackingRefBased/>
  <w15:docId w15:val="{7F36B9A8-D146-4099-8591-D9A8AE42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4309D1E0"/>
    <w:rPr>
      <w:color w:val="467886"/>
      <w:u w:val="single"/>
    </w:rPr>
  </w:style>
  <w:style w:type="paragraph" w:styleId="Revision">
    <w:name w:val="Revision"/>
    <w:hidden/>
    <w:uiPriority w:val="99"/>
    <w:semiHidden/>
    <w:rsid w:val="00B42C0D"/>
    <w:pPr>
      <w:spacing w:after="0" w:line="240" w:lineRule="auto"/>
    </w:pPr>
  </w:style>
  <w:style w:type="character" w:styleId="CommentReference">
    <w:name w:val="annotation reference"/>
    <w:basedOn w:val="DefaultParagraphFont"/>
    <w:uiPriority w:val="99"/>
    <w:semiHidden/>
    <w:unhideWhenUsed/>
    <w:rsid w:val="00C21C4D"/>
    <w:rPr>
      <w:sz w:val="16"/>
      <w:szCs w:val="16"/>
    </w:rPr>
  </w:style>
  <w:style w:type="paragraph" w:styleId="CommentText">
    <w:name w:val="annotation text"/>
    <w:basedOn w:val="Normal"/>
    <w:link w:val="CommentTextChar"/>
    <w:uiPriority w:val="99"/>
    <w:semiHidden/>
    <w:unhideWhenUsed/>
    <w:rsid w:val="00C21C4D"/>
    <w:pPr>
      <w:spacing w:line="240" w:lineRule="auto"/>
    </w:pPr>
    <w:rPr>
      <w:sz w:val="20"/>
      <w:szCs w:val="20"/>
    </w:rPr>
  </w:style>
  <w:style w:type="character" w:customStyle="1" w:styleId="CommentTextChar">
    <w:name w:val="Comment Text Char"/>
    <w:basedOn w:val="DefaultParagraphFont"/>
    <w:link w:val="CommentText"/>
    <w:uiPriority w:val="99"/>
    <w:semiHidden/>
    <w:rsid w:val="00C21C4D"/>
    <w:rPr>
      <w:sz w:val="20"/>
      <w:szCs w:val="20"/>
    </w:rPr>
  </w:style>
  <w:style w:type="paragraph" w:styleId="CommentSubject">
    <w:name w:val="annotation subject"/>
    <w:basedOn w:val="CommentText"/>
    <w:next w:val="CommentText"/>
    <w:link w:val="CommentSubjectChar"/>
    <w:uiPriority w:val="99"/>
    <w:semiHidden/>
    <w:unhideWhenUsed/>
    <w:rsid w:val="00C21C4D"/>
    <w:rPr>
      <w:b/>
      <w:bCs/>
    </w:rPr>
  </w:style>
  <w:style w:type="character" w:customStyle="1" w:styleId="CommentSubjectChar">
    <w:name w:val="Comment Subject Char"/>
    <w:basedOn w:val="CommentTextChar"/>
    <w:link w:val="CommentSubject"/>
    <w:uiPriority w:val="99"/>
    <w:semiHidden/>
    <w:rsid w:val="00C21C4D"/>
    <w:rPr>
      <w:b/>
      <w:bCs/>
      <w:sz w:val="20"/>
      <w:szCs w:val="20"/>
    </w:rPr>
  </w:style>
  <w:style w:type="character" w:styleId="UnresolvedMention">
    <w:name w:val="Unresolved Mention"/>
    <w:basedOn w:val="DefaultParagraphFont"/>
    <w:uiPriority w:val="99"/>
    <w:semiHidden/>
    <w:unhideWhenUsed/>
    <w:rsid w:val="00C27D56"/>
    <w:rPr>
      <w:color w:val="605E5C"/>
      <w:shd w:val="clear" w:color="auto" w:fill="E1DFDD"/>
    </w:rPr>
  </w:style>
  <w:style w:type="paragraph" w:styleId="Caption">
    <w:name w:val="caption"/>
    <w:basedOn w:val="Normal"/>
    <w:next w:val="Normal"/>
    <w:uiPriority w:val="35"/>
    <w:unhideWhenUsed/>
    <w:qFormat/>
    <w:rsid w:val="001619C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828914">
      <w:bodyDiv w:val="1"/>
      <w:marLeft w:val="0"/>
      <w:marRight w:val="0"/>
      <w:marTop w:val="0"/>
      <w:marBottom w:val="0"/>
      <w:divBdr>
        <w:top w:val="none" w:sz="0" w:space="0" w:color="auto"/>
        <w:left w:val="none" w:sz="0" w:space="0" w:color="auto"/>
        <w:bottom w:val="none" w:sz="0" w:space="0" w:color="auto"/>
        <w:right w:val="none" w:sz="0" w:space="0" w:color="auto"/>
      </w:divBdr>
    </w:div>
    <w:div w:id="273027124">
      <w:bodyDiv w:val="1"/>
      <w:marLeft w:val="0"/>
      <w:marRight w:val="0"/>
      <w:marTop w:val="0"/>
      <w:marBottom w:val="0"/>
      <w:divBdr>
        <w:top w:val="none" w:sz="0" w:space="0" w:color="auto"/>
        <w:left w:val="none" w:sz="0" w:space="0" w:color="auto"/>
        <w:bottom w:val="none" w:sz="0" w:space="0" w:color="auto"/>
        <w:right w:val="none" w:sz="0" w:space="0" w:color="auto"/>
      </w:divBdr>
    </w:div>
    <w:div w:id="451637201">
      <w:bodyDiv w:val="1"/>
      <w:marLeft w:val="0"/>
      <w:marRight w:val="0"/>
      <w:marTop w:val="0"/>
      <w:marBottom w:val="0"/>
      <w:divBdr>
        <w:top w:val="none" w:sz="0" w:space="0" w:color="auto"/>
        <w:left w:val="none" w:sz="0" w:space="0" w:color="auto"/>
        <w:bottom w:val="none" w:sz="0" w:space="0" w:color="auto"/>
        <w:right w:val="none" w:sz="0" w:space="0" w:color="auto"/>
      </w:divBdr>
    </w:div>
    <w:div w:id="465129549">
      <w:bodyDiv w:val="1"/>
      <w:marLeft w:val="0"/>
      <w:marRight w:val="0"/>
      <w:marTop w:val="0"/>
      <w:marBottom w:val="0"/>
      <w:divBdr>
        <w:top w:val="none" w:sz="0" w:space="0" w:color="auto"/>
        <w:left w:val="none" w:sz="0" w:space="0" w:color="auto"/>
        <w:bottom w:val="none" w:sz="0" w:space="0" w:color="auto"/>
        <w:right w:val="none" w:sz="0" w:space="0" w:color="auto"/>
      </w:divBdr>
    </w:div>
    <w:div w:id="588319845">
      <w:bodyDiv w:val="1"/>
      <w:marLeft w:val="0"/>
      <w:marRight w:val="0"/>
      <w:marTop w:val="0"/>
      <w:marBottom w:val="0"/>
      <w:divBdr>
        <w:top w:val="none" w:sz="0" w:space="0" w:color="auto"/>
        <w:left w:val="none" w:sz="0" w:space="0" w:color="auto"/>
        <w:bottom w:val="none" w:sz="0" w:space="0" w:color="auto"/>
        <w:right w:val="none" w:sz="0" w:space="0" w:color="auto"/>
      </w:divBdr>
    </w:div>
    <w:div w:id="737436466">
      <w:bodyDiv w:val="1"/>
      <w:marLeft w:val="0"/>
      <w:marRight w:val="0"/>
      <w:marTop w:val="0"/>
      <w:marBottom w:val="0"/>
      <w:divBdr>
        <w:top w:val="none" w:sz="0" w:space="0" w:color="auto"/>
        <w:left w:val="none" w:sz="0" w:space="0" w:color="auto"/>
        <w:bottom w:val="none" w:sz="0" w:space="0" w:color="auto"/>
        <w:right w:val="none" w:sz="0" w:space="0" w:color="auto"/>
      </w:divBdr>
    </w:div>
    <w:div w:id="872376771">
      <w:bodyDiv w:val="1"/>
      <w:marLeft w:val="0"/>
      <w:marRight w:val="0"/>
      <w:marTop w:val="0"/>
      <w:marBottom w:val="0"/>
      <w:divBdr>
        <w:top w:val="none" w:sz="0" w:space="0" w:color="auto"/>
        <w:left w:val="none" w:sz="0" w:space="0" w:color="auto"/>
        <w:bottom w:val="none" w:sz="0" w:space="0" w:color="auto"/>
        <w:right w:val="none" w:sz="0" w:space="0" w:color="auto"/>
      </w:divBdr>
    </w:div>
    <w:div w:id="930236066">
      <w:bodyDiv w:val="1"/>
      <w:marLeft w:val="0"/>
      <w:marRight w:val="0"/>
      <w:marTop w:val="0"/>
      <w:marBottom w:val="0"/>
      <w:divBdr>
        <w:top w:val="none" w:sz="0" w:space="0" w:color="auto"/>
        <w:left w:val="none" w:sz="0" w:space="0" w:color="auto"/>
        <w:bottom w:val="none" w:sz="0" w:space="0" w:color="auto"/>
        <w:right w:val="none" w:sz="0" w:space="0" w:color="auto"/>
      </w:divBdr>
    </w:div>
    <w:div w:id="957640055">
      <w:bodyDiv w:val="1"/>
      <w:marLeft w:val="0"/>
      <w:marRight w:val="0"/>
      <w:marTop w:val="0"/>
      <w:marBottom w:val="0"/>
      <w:divBdr>
        <w:top w:val="none" w:sz="0" w:space="0" w:color="auto"/>
        <w:left w:val="none" w:sz="0" w:space="0" w:color="auto"/>
        <w:bottom w:val="none" w:sz="0" w:space="0" w:color="auto"/>
        <w:right w:val="none" w:sz="0" w:space="0" w:color="auto"/>
      </w:divBdr>
    </w:div>
    <w:div w:id="1007712832">
      <w:bodyDiv w:val="1"/>
      <w:marLeft w:val="0"/>
      <w:marRight w:val="0"/>
      <w:marTop w:val="0"/>
      <w:marBottom w:val="0"/>
      <w:divBdr>
        <w:top w:val="none" w:sz="0" w:space="0" w:color="auto"/>
        <w:left w:val="none" w:sz="0" w:space="0" w:color="auto"/>
        <w:bottom w:val="none" w:sz="0" w:space="0" w:color="auto"/>
        <w:right w:val="none" w:sz="0" w:space="0" w:color="auto"/>
      </w:divBdr>
    </w:div>
    <w:div w:id="1343043946">
      <w:bodyDiv w:val="1"/>
      <w:marLeft w:val="0"/>
      <w:marRight w:val="0"/>
      <w:marTop w:val="0"/>
      <w:marBottom w:val="0"/>
      <w:divBdr>
        <w:top w:val="none" w:sz="0" w:space="0" w:color="auto"/>
        <w:left w:val="none" w:sz="0" w:space="0" w:color="auto"/>
        <w:bottom w:val="none" w:sz="0" w:space="0" w:color="auto"/>
        <w:right w:val="none" w:sz="0" w:space="0" w:color="auto"/>
      </w:divBdr>
    </w:div>
    <w:div w:id="1384521707">
      <w:bodyDiv w:val="1"/>
      <w:marLeft w:val="0"/>
      <w:marRight w:val="0"/>
      <w:marTop w:val="0"/>
      <w:marBottom w:val="0"/>
      <w:divBdr>
        <w:top w:val="none" w:sz="0" w:space="0" w:color="auto"/>
        <w:left w:val="none" w:sz="0" w:space="0" w:color="auto"/>
        <w:bottom w:val="none" w:sz="0" w:space="0" w:color="auto"/>
        <w:right w:val="none" w:sz="0" w:space="0" w:color="auto"/>
      </w:divBdr>
    </w:div>
    <w:div w:id="1403410346">
      <w:bodyDiv w:val="1"/>
      <w:marLeft w:val="0"/>
      <w:marRight w:val="0"/>
      <w:marTop w:val="0"/>
      <w:marBottom w:val="0"/>
      <w:divBdr>
        <w:top w:val="none" w:sz="0" w:space="0" w:color="auto"/>
        <w:left w:val="none" w:sz="0" w:space="0" w:color="auto"/>
        <w:bottom w:val="none" w:sz="0" w:space="0" w:color="auto"/>
        <w:right w:val="none" w:sz="0" w:space="0" w:color="auto"/>
      </w:divBdr>
    </w:div>
    <w:div w:id="1696614615">
      <w:bodyDiv w:val="1"/>
      <w:marLeft w:val="0"/>
      <w:marRight w:val="0"/>
      <w:marTop w:val="0"/>
      <w:marBottom w:val="0"/>
      <w:divBdr>
        <w:top w:val="none" w:sz="0" w:space="0" w:color="auto"/>
        <w:left w:val="none" w:sz="0" w:space="0" w:color="auto"/>
        <w:bottom w:val="none" w:sz="0" w:space="0" w:color="auto"/>
        <w:right w:val="none" w:sz="0" w:space="0" w:color="auto"/>
      </w:divBdr>
    </w:div>
    <w:div w:id="1787582757">
      <w:bodyDiv w:val="1"/>
      <w:marLeft w:val="0"/>
      <w:marRight w:val="0"/>
      <w:marTop w:val="0"/>
      <w:marBottom w:val="0"/>
      <w:divBdr>
        <w:top w:val="none" w:sz="0" w:space="0" w:color="auto"/>
        <w:left w:val="none" w:sz="0" w:space="0" w:color="auto"/>
        <w:bottom w:val="none" w:sz="0" w:space="0" w:color="auto"/>
        <w:right w:val="none" w:sz="0" w:space="0" w:color="auto"/>
      </w:divBdr>
    </w:div>
    <w:div w:id="198118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 Type="http://schemas.microsoft.com/office/2011/relationships/commentsExtended" Target="commentsExtended.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hyperlink" Target="https://www.ibm.com/think/topics/network-monitoring"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jpeg"/><Relationship Id="rId1" Type="http://schemas.openxmlformats.org/officeDocument/2006/relationships/styles" Target="styles.xml"/><Relationship Id="rId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2186</Words>
  <Characters>12465</Characters>
  <Application>Microsoft Office Word</Application>
  <DocSecurity>0</DocSecurity>
  <Lines>103</Lines>
  <Paragraphs>29</Paragraphs>
  <ScaleCrop>false</ScaleCrop>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Larkin,Joshua P.(Student)</dc:creator>
  <cp:keywords/>
  <dc:description/>
  <cp:lastModifiedBy>Larkin,Joshua P.(Student)</cp:lastModifiedBy>
  <cp:revision>2</cp:revision>
  <dcterms:created xsi:type="dcterms:W3CDTF">2025-05-15T18:56:00Z</dcterms:created>
  <dcterms:modified xsi:type="dcterms:W3CDTF">2025-05-15T18:56:00Z</dcterms:modified>
</cp:coreProperties>
</file>